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ED4D69" w14:textId="77777777" w:rsidR="00E15070" w:rsidRDefault="00E15070" w:rsidP="00E15070">
      <w:pPr>
        <w:pStyle w:val="1"/>
        <w:numPr>
          <w:ilvl w:val="0"/>
          <w:numId w:val="1"/>
        </w:numPr>
        <w:ind w:left="318" w:hanging="318"/>
        <w:rPr>
          <w:rFonts w:ascii="黑体" w:eastAsia="黑体" w:hAnsi="黑体" w:cs="黑体" w:hint="default"/>
          <w:lang w:val="zh-TW" w:eastAsia="zh-TW"/>
        </w:rPr>
      </w:pPr>
      <w:r>
        <w:rPr>
          <w:rFonts w:eastAsia="黑体"/>
          <w:lang w:eastAsia="zh-TW"/>
        </w:rPr>
        <w:t>评估</w:t>
      </w:r>
    </w:p>
    <w:p w14:paraId="41BF5B35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本节将对</w:t>
      </w:r>
      <w:r>
        <w:t>PerfCFI</w:t>
      </w:r>
      <w:r>
        <w:rPr>
          <w:rFonts w:eastAsia="宋体" w:hint="eastAsia"/>
          <w:lang w:val="zh-TW" w:eastAsia="zh-TW"/>
        </w:rPr>
        <w:t>原型系统的性能及安全性进行评估。</w:t>
      </w:r>
    </w:p>
    <w:p w14:paraId="651AE495" w14:textId="77777777" w:rsidR="00E15070" w:rsidRDefault="00E15070" w:rsidP="00E15070">
      <w:pPr>
        <w:pStyle w:val="2"/>
        <w:numPr>
          <w:ilvl w:val="1"/>
          <w:numId w:val="2"/>
        </w:numPr>
        <w:spacing w:before="71" w:after="71"/>
        <w:ind w:left="414" w:hanging="414"/>
        <w:rPr>
          <w:rFonts w:ascii="黑体" w:eastAsia="黑体" w:hAnsi="黑体" w:cs="黑体" w:hint="default"/>
          <w:lang w:val="zh-TW" w:eastAsia="zh-TW"/>
        </w:rPr>
      </w:pPr>
      <w:r>
        <w:rPr>
          <w:rFonts w:eastAsia="黑体"/>
          <w:lang w:eastAsia="zh-TW"/>
        </w:rPr>
        <w:t>性能评估</w:t>
      </w:r>
    </w:p>
    <w:p w14:paraId="53C00A49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我们的原型系统运行实验环境为：</w:t>
      </w:r>
      <w:r>
        <w:rPr>
          <w:lang w:eastAsia="zh-TW"/>
        </w:rPr>
        <w:t xml:space="preserve">Intel i5-3320M CPU 2.6GHz </w:t>
      </w:r>
      <w:r>
        <w:rPr>
          <w:rFonts w:eastAsia="宋体" w:hint="eastAsia"/>
          <w:lang w:val="zh-TW" w:eastAsia="zh-TW"/>
        </w:rPr>
        <w:t>、</w:t>
      </w:r>
      <w:r>
        <w:rPr>
          <w:lang w:eastAsia="zh-TW"/>
        </w:rPr>
        <w:t>4G RAM</w:t>
      </w:r>
      <w:r>
        <w:rPr>
          <w:rFonts w:eastAsia="宋体" w:hint="eastAsia"/>
          <w:lang w:val="zh-TW" w:eastAsia="zh-TW"/>
        </w:rPr>
        <w:t>；操作系统为</w:t>
      </w:r>
      <w:r>
        <w:rPr>
          <w:lang w:eastAsia="zh-TW"/>
        </w:rPr>
        <w:t>Ubuntu 15.04 X86_64</w:t>
      </w:r>
      <w:r>
        <w:rPr>
          <w:rFonts w:eastAsia="宋体" w:hint="eastAsia"/>
          <w:lang w:val="zh-TW" w:eastAsia="zh-TW"/>
        </w:rPr>
        <w:t>（内核版本</w:t>
      </w:r>
      <w:r>
        <w:rPr>
          <w:color w:val="FF0000"/>
          <w:u w:color="FF0000"/>
          <w:lang w:eastAsia="zh-TW"/>
        </w:rPr>
        <w:t>3.13.19</w:t>
      </w:r>
      <w:r>
        <w:rPr>
          <w:rFonts w:eastAsia="宋体" w:hint="eastAsia"/>
          <w:lang w:val="zh-TW" w:eastAsia="zh-TW"/>
        </w:rPr>
        <w:t>）。我们采用常用的</w:t>
      </w:r>
      <w:r>
        <w:rPr>
          <w:lang w:eastAsia="zh-TW"/>
        </w:rPr>
        <w:t>SPEC2006</w:t>
      </w:r>
      <w:r>
        <w:rPr>
          <w:rFonts w:eastAsia="宋体" w:hint="eastAsia"/>
          <w:lang w:val="zh-TW" w:eastAsia="zh-TW"/>
        </w:rPr>
        <w:t>作为</w:t>
      </w:r>
      <w:r>
        <w:rPr>
          <w:lang w:eastAsia="zh-TW"/>
        </w:rPr>
        <w:t>Benchmark</w:t>
      </w:r>
      <w:r>
        <w:rPr>
          <w:rFonts w:eastAsia="宋体" w:hint="eastAsia"/>
          <w:lang w:val="zh-TW" w:eastAsia="zh-TW"/>
        </w:rPr>
        <w:t>对</w:t>
      </w:r>
      <w:r>
        <w:rPr>
          <w:lang w:eastAsia="zh-TW"/>
        </w:rPr>
        <w:t>PerfCFI</w:t>
      </w:r>
      <w:r>
        <w:rPr>
          <w:rFonts w:eastAsia="宋体" w:hint="eastAsia"/>
          <w:lang w:val="zh-TW" w:eastAsia="zh-TW"/>
        </w:rPr>
        <w:t>的性能开销进行了评估。</w:t>
      </w:r>
    </w:p>
    <w:p w14:paraId="09576A6A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首先，我们针对</w:t>
      </w:r>
      <w:r>
        <w:t>SPEC2006</w:t>
      </w:r>
      <w:r>
        <w:rPr>
          <w:rFonts w:eastAsia="宋体" w:hint="eastAsia"/>
          <w:lang w:val="zh-TW" w:eastAsia="zh-TW"/>
        </w:rPr>
        <w:t>中分支的相关事件数进行了采样，如表</w:t>
      </w:r>
      <w:r>
        <w:t>3</w:t>
      </w:r>
      <w:r>
        <w:rPr>
          <w:rFonts w:eastAsia="宋体" w:hint="eastAsia"/>
          <w:lang w:val="zh-TW" w:eastAsia="zh-TW"/>
        </w:rPr>
        <w:t>所示：</w:t>
      </w:r>
    </w:p>
    <w:p w14:paraId="799A1A74" w14:textId="77777777" w:rsidR="00E15070" w:rsidRDefault="00E15070" w:rsidP="00E15070">
      <w:pPr>
        <w:pStyle w:val="a0"/>
        <w:spacing w:before="142"/>
        <w:ind w:firstLine="372"/>
        <w:jc w:val="center"/>
      </w:pPr>
      <w:r>
        <w:t>Table.3  Branch event count of SPEC2006 benchmark</w:t>
      </w:r>
    </w:p>
    <w:p w14:paraId="27F5CBF4" w14:textId="77777777" w:rsidR="00E15070" w:rsidRDefault="00E15070" w:rsidP="00E15070">
      <w:pPr>
        <w:pStyle w:val="a0"/>
        <w:spacing w:after="142"/>
        <w:ind w:firstLine="372"/>
        <w:jc w:val="center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表</w:t>
      </w:r>
      <w:r>
        <w:t>3  SPEC2006</w:t>
      </w:r>
      <w:r>
        <w:rPr>
          <w:rFonts w:eastAsia="宋体" w:hint="eastAsia"/>
          <w:lang w:val="zh-TW" w:eastAsia="zh-TW"/>
        </w:rPr>
        <w:t>上分支相关事件计数</w:t>
      </w:r>
    </w:p>
    <w:tbl>
      <w:tblPr>
        <w:tblStyle w:val="TableNormal"/>
        <w:tblW w:w="765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985"/>
        <w:gridCol w:w="1984"/>
      </w:tblGrid>
      <w:tr w:rsidR="00E15070" w14:paraId="6995BC52" w14:textId="77777777" w:rsidTr="005805BD">
        <w:trPr>
          <w:trHeight w:val="385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E1434" w14:textId="77777777" w:rsidR="00E15070" w:rsidRDefault="00E15070" w:rsidP="005805BD">
            <w:pPr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9CA16" w14:textId="77777777" w:rsidR="00E15070" w:rsidRDefault="00E15070" w:rsidP="005805BD">
            <w:pPr>
              <w:pStyle w:val="a0"/>
              <w:spacing w:after="142"/>
              <w:ind w:firstLine="0"/>
            </w:pPr>
            <w:r>
              <w:rPr>
                <w:rFonts w:eastAsia="宋体" w:hint="eastAsia"/>
                <w:lang w:val="zh-TW" w:eastAsia="zh-TW"/>
              </w:rPr>
              <w:t>执行的间接分支数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A7480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rPr>
                <w:rFonts w:eastAsia="宋体" w:hint="eastAsia"/>
                <w:lang w:val="zh-TW" w:eastAsia="zh-TW"/>
              </w:rPr>
              <w:t>预测失败的间接分支执行事件数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296B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rPr>
                <w:rFonts w:eastAsia="宋体" w:hint="eastAsia"/>
                <w:lang w:val="zh-TW" w:eastAsia="zh-TW"/>
              </w:rPr>
              <w:t>所需检查的分支减少比例</w:t>
            </w:r>
          </w:p>
        </w:tc>
      </w:tr>
      <w:tr w:rsidR="00E15070" w14:paraId="12ABC6B9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6767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429.mcf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AD96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1254075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2B35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8556327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36B43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85.34%</w:t>
            </w:r>
          </w:p>
        </w:tc>
      </w:tr>
      <w:tr w:rsidR="00E15070" w14:paraId="3F371D8D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3518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445.gobmk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C0D0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33486205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C7C9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808133481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A5804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95.85%</w:t>
            </w:r>
          </w:p>
        </w:tc>
      </w:tr>
      <w:tr w:rsidR="00E15070" w14:paraId="45D4D1DE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758A6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456.hmmer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C807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1263206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A3625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8658138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F14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85.41%</w:t>
            </w:r>
          </w:p>
        </w:tc>
      </w:tr>
      <w:tr w:rsidR="00E15070" w14:paraId="14BDB55C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402A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462.libquantum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665B5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695361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CB0BEB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5009294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95251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86.11%</w:t>
            </w:r>
          </w:p>
        </w:tc>
      </w:tr>
      <w:tr w:rsidR="00E15070" w14:paraId="20056E6D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E34C8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464.h264ref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FAF90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3860320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F9D2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26420321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C38A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85.38%</w:t>
            </w:r>
          </w:p>
        </w:tc>
      </w:tr>
      <w:tr w:rsidR="00E15070" w14:paraId="41A2EA26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21B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471.omnetpp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9B51D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3884031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9EF347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28671677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7CCA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86.45%</w:t>
            </w:r>
          </w:p>
        </w:tc>
      </w:tr>
      <w:tr w:rsidR="00E15070" w14:paraId="386ED804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FD98BC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473.astar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9317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1278374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BCC3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8642528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745D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85.20%</w:t>
            </w:r>
          </w:p>
        </w:tc>
      </w:tr>
      <w:tr w:rsidR="00E15070" w14:paraId="239083F9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61F0F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433.milc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6E417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653106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9197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4457463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23B7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85.34%</w:t>
            </w:r>
          </w:p>
        </w:tc>
      </w:tr>
      <w:tr w:rsidR="00E15070" w14:paraId="2FA2DE52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3BA5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444.namd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FFE4F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1185799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BF5C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8169297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D11F19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85.48%</w:t>
            </w:r>
          </w:p>
        </w:tc>
      </w:tr>
      <w:tr w:rsidR="00E15070" w14:paraId="03D33B80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7BA45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447.dealII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1B1AB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607929978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9EDB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4557668892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0BA2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86.66%</w:t>
            </w:r>
          </w:p>
        </w:tc>
      </w:tr>
      <w:tr w:rsidR="00E15070" w14:paraId="38FD5192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E476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450.soplex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5690C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2529271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3BC129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17239736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6E068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85.32%</w:t>
            </w:r>
          </w:p>
        </w:tc>
      </w:tr>
      <w:tr w:rsidR="00E15070" w14:paraId="62D811E4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F106C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470.lbm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95FCE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665000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381C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4557532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5BB8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85.40%</w:t>
            </w:r>
          </w:p>
        </w:tc>
      </w:tr>
      <w:tr w:rsidR="00E15070" w14:paraId="6A8064BC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34E9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482.sphinx3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5ACCDF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10352577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274EF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75785775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CBA3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86.33%</w:t>
            </w:r>
          </w:p>
        </w:tc>
      </w:tr>
    </w:tbl>
    <w:p w14:paraId="5AA56633" w14:textId="77777777" w:rsidR="00E15070" w:rsidRDefault="00E15070" w:rsidP="00E15070">
      <w:pPr>
        <w:pStyle w:val="a0"/>
        <w:spacing w:after="142"/>
        <w:ind w:left="534" w:hanging="162"/>
        <w:jc w:val="center"/>
        <w:rPr>
          <w:rFonts w:ascii="宋体" w:eastAsia="宋体" w:hAnsi="宋体" w:cs="宋体"/>
          <w:lang w:val="zh-TW" w:eastAsia="zh-TW"/>
        </w:rPr>
      </w:pPr>
    </w:p>
    <w:p w14:paraId="164E8D91" w14:textId="77777777" w:rsidR="00E15070" w:rsidRDefault="00E15070" w:rsidP="00E15070">
      <w:pPr>
        <w:pStyle w:val="a0"/>
        <w:spacing w:after="142"/>
        <w:ind w:firstLine="372"/>
        <w:jc w:val="center"/>
        <w:rPr>
          <w:rFonts w:ascii="宋体" w:eastAsia="宋体" w:hAnsi="宋体" w:cs="宋体"/>
          <w:lang w:val="zh-TW" w:eastAsia="zh-TW"/>
        </w:rPr>
      </w:pPr>
    </w:p>
    <w:p w14:paraId="5E99C1C0" w14:textId="0B7FBBE0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由上表可以看出本文利用硬件</w:t>
      </w:r>
      <w:r>
        <w:t>BPU</w:t>
      </w:r>
      <w:r>
        <w:rPr>
          <w:rFonts w:eastAsia="宋体" w:hint="eastAsia"/>
          <w:lang w:val="zh-TW" w:eastAsia="zh-TW"/>
        </w:rPr>
        <w:t>的特性，能够将所需检查的间接分支平均减少</w:t>
      </w:r>
      <w:r>
        <w:t>86.49%</w:t>
      </w:r>
      <w:r>
        <w:rPr>
          <w:rFonts w:eastAsia="宋体" w:hint="eastAsia"/>
          <w:lang w:val="zh-TW" w:eastAsia="zh-TW"/>
        </w:rPr>
        <w:t>（最多的减</w:t>
      </w:r>
      <w:r>
        <w:rPr>
          <w:rFonts w:eastAsia="宋体" w:hint="eastAsia"/>
          <w:lang w:val="zh-TW" w:eastAsia="zh-TW"/>
        </w:rPr>
        <w:lastRenderedPageBreak/>
        <w:t>少了</w:t>
      </w:r>
      <w:r>
        <w:t>95%</w:t>
      </w:r>
      <w:r>
        <w:rPr>
          <w:rFonts w:eastAsia="宋体" w:hint="eastAsia"/>
          <w:lang w:val="zh-TW" w:eastAsia="zh-TW"/>
        </w:rPr>
        <w:t>，最少减少了</w:t>
      </w:r>
      <w:r>
        <w:t>85.21%</w:t>
      </w:r>
      <w:r>
        <w:rPr>
          <w:rFonts w:eastAsia="宋体" w:hint="eastAsia"/>
          <w:lang w:val="zh-TW" w:eastAsia="zh-TW"/>
        </w:rPr>
        <w:t>）。</w:t>
      </w:r>
      <w:commentRangeStart w:id="0"/>
      <w:commentRangeStart w:id="1"/>
      <w:r w:rsidRPr="00EE4CB6">
        <w:rPr>
          <w:rFonts w:eastAsia="宋体" w:hint="eastAsia"/>
          <w:highlight w:val="yellow"/>
          <w:lang w:val="zh-TW" w:eastAsia="zh-TW"/>
        </w:rPr>
        <w:t>与</w:t>
      </w:r>
      <w:r w:rsidRPr="00EE4CB6">
        <w:rPr>
          <w:highlight w:val="yellow"/>
        </w:rPr>
        <w:t>CFIGuard [19]</w:t>
      </w:r>
      <w:r w:rsidRPr="00EE4CB6">
        <w:rPr>
          <w:rFonts w:eastAsia="宋体" w:hint="eastAsia"/>
          <w:highlight w:val="yellow"/>
          <w:lang w:val="zh-TW" w:eastAsia="zh-TW"/>
        </w:rPr>
        <w:t>每</w:t>
      </w:r>
      <w:r w:rsidRPr="00EE4CB6">
        <w:rPr>
          <w:highlight w:val="yellow"/>
        </w:rPr>
        <w:t>16</w:t>
      </w:r>
      <w:r w:rsidRPr="00EE4CB6">
        <w:rPr>
          <w:rFonts w:eastAsia="宋体" w:hint="eastAsia"/>
          <w:highlight w:val="yellow"/>
          <w:lang w:val="zh-TW" w:eastAsia="zh-TW"/>
        </w:rPr>
        <w:t>个分支做一次检查相比</w:t>
      </w:r>
      <w:commentRangeEnd w:id="1"/>
      <w:r w:rsidR="00EE4CB6">
        <w:rPr>
          <w:rStyle w:val="aa"/>
          <w:rFonts w:eastAsiaTheme="minorEastAsia"/>
          <w:color w:val="auto"/>
          <w:kern w:val="0"/>
          <w:lang w:eastAsia="en-US"/>
        </w:rPr>
        <w:commentReference w:id="1"/>
      </w:r>
      <w:r>
        <w:rPr>
          <w:rFonts w:eastAsia="宋体" w:hint="eastAsia"/>
          <w:lang w:val="zh-TW" w:eastAsia="zh-TW"/>
        </w:rPr>
        <w:t>，</w:t>
      </w:r>
      <w:ins w:id="2" w:author="wang" w:date="2017-12-29T10:04:00Z">
        <w:r w:rsidR="00D724D4">
          <w:t>BranchChecker</w:t>
        </w:r>
      </w:ins>
      <w:del w:id="3" w:author="wang" w:date="2017-12-29T10:04:00Z">
        <w:r w:rsidDel="00D724D4">
          <w:delText>PerfCFI</w:delText>
        </w:r>
      </w:del>
      <w:r>
        <w:rPr>
          <w:rFonts w:eastAsia="宋体" w:hint="eastAsia"/>
          <w:lang w:val="zh-TW" w:eastAsia="zh-TW"/>
        </w:rPr>
        <w:t>所需进行的检查数约为其</w:t>
      </w:r>
      <w:r>
        <w:t>2.17</w:t>
      </w:r>
      <w:r>
        <w:rPr>
          <w:rFonts w:eastAsia="宋体" w:hint="eastAsia"/>
          <w:lang w:val="zh-TW" w:eastAsia="zh-TW"/>
        </w:rPr>
        <w:t>倍，</w:t>
      </w:r>
      <w:commentRangeEnd w:id="0"/>
      <w:r>
        <w:commentReference w:id="0"/>
      </w:r>
      <w:r>
        <w:rPr>
          <w:rFonts w:eastAsia="宋体" w:hint="eastAsia"/>
          <w:lang w:val="zh-TW" w:eastAsia="zh-TW"/>
        </w:rPr>
        <w:t>考虑到系统调用进行的检查，两者实际进行检查数的比率应该低于该值，因此本文检测方法引入的性能开销应该在</w:t>
      </w:r>
      <w:r>
        <w:t>6.3%</w:t>
      </w:r>
      <w:r>
        <w:rPr>
          <w:rFonts w:eastAsia="宋体" w:hint="eastAsia"/>
          <w:lang w:val="zh-TW" w:eastAsia="zh-TW"/>
        </w:rPr>
        <w:t>以内（</w:t>
      </w:r>
      <w:r>
        <w:t>16*2.17=6.3</w:t>
      </w:r>
      <w:r>
        <w:rPr>
          <w:rFonts w:eastAsia="宋体" w:hint="eastAsia"/>
          <w:lang w:val="zh-TW" w:eastAsia="zh-TW"/>
        </w:rPr>
        <w:t>）。</w:t>
      </w:r>
    </w:p>
    <w:p w14:paraId="4BAAC6EE" w14:textId="367F9DFF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为了进一步确认</w:t>
      </w:r>
      <w:ins w:id="4" w:author="wang" w:date="2017-12-29T10:15:00Z">
        <w:r w:rsidR="00760F3B">
          <w:rPr>
            <w:rFonts w:eastAsia="宋体" w:hint="eastAsia"/>
            <w:lang w:val="zh-TW"/>
          </w:rPr>
          <w:t>BranchChecker</w:t>
        </w:r>
      </w:ins>
      <w:del w:id="5" w:author="wang" w:date="2017-12-29T10:15:00Z">
        <w:r w:rsidDel="00760F3B">
          <w:delText>PerfCFI</w:delText>
        </w:r>
      </w:del>
      <w:r>
        <w:rPr>
          <w:rFonts w:eastAsia="宋体" w:hint="eastAsia"/>
          <w:lang w:val="zh-TW" w:eastAsia="zh-TW"/>
        </w:rPr>
        <w:t>真实引入的性能开销，本文对开启</w:t>
      </w:r>
      <w:ins w:id="6" w:author="wang" w:date="2017-12-29T10:04:00Z">
        <w:r w:rsidR="00D724D4">
          <w:t>BranchChecker</w:t>
        </w:r>
      </w:ins>
      <w:del w:id="7" w:author="wang" w:date="2017-12-29T10:04:00Z">
        <w:r w:rsidDel="00D724D4">
          <w:delText>PerfCFI</w:delText>
        </w:r>
      </w:del>
      <w:r>
        <w:rPr>
          <w:rFonts w:eastAsia="宋体" w:hint="eastAsia"/>
          <w:lang w:val="zh-TW" w:eastAsia="zh-TW"/>
        </w:rPr>
        <w:t>和未开启</w:t>
      </w:r>
      <w:ins w:id="8" w:author="wang" w:date="2017-12-29T10:04:00Z">
        <w:r w:rsidR="00D724D4">
          <w:t>BranchChecker</w:t>
        </w:r>
      </w:ins>
      <w:del w:id="9" w:author="wang" w:date="2017-12-29T10:04:00Z">
        <w:r w:rsidDel="00D724D4">
          <w:delText>PerfCFI</w:delText>
        </w:r>
      </w:del>
      <w:r>
        <w:rPr>
          <w:rFonts w:eastAsia="宋体" w:hint="eastAsia"/>
          <w:lang w:val="zh-TW" w:eastAsia="zh-TW"/>
        </w:rPr>
        <w:t>下的</w:t>
      </w:r>
      <w:r>
        <w:t>SPEC2006</w:t>
      </w:r>
      <w:r>
        <w:rPr>
          <w:rFonts w:eastAsia="宋体" w:hint="eastAsia"/>
          <w:lang w:val="zh-TW" w:eastAsia="zh-TW"/>
        </w:rPr>
        <w:t>程序分别进行了性能采样（每个程序运行</w:t>
      </w:r>
      <w:r>
        <w:t>10</w:t>
      </w:r>
      <w:r>
        <w:rPr>
          <w:rFonts w:eastAsia="宋体" w:hint="eastAsia"/>
          <w:lang w:val="zh-TW" w:eastAsia="zh-TW"/>
        </w:rPr>
        <w:t>遍取平均值），性能评估结果对比如图</w:t>
      </w:r>
      <w:r>
        <w:t>3</w:t>
      </w:r>
      <w:r>
        <w:rPr>
          <w:rFonts w:eastAsia="宋体" w:hint="eastAsia"/>
          <w:lang w:val="zh-TW" w:eastAsia="zh-TW"/>
        </w:rPr>
        <w:t>所示。</w:t>
      </w:r>
    </w:p>
    <w:p w14:paraId="719E6CAD" w14:textId="77777777" w:rsidR="00E15070" w:rsidRDefault="00E15070" w:rsidP="00E15070">
      <w:pPr>
        <w:pStyle w:val="a0"/>
        <w:ind w:firstLine="372"/>
        <w:jc w:val="center"/>
      </w:pPr>
      <w:r>
        <w:rPr>
          <w:noProof/>
        </w:rPr>
        <w:drawing>
          <wp:inline distT="0" distB="0" distL="0" distR="0" wp14:anchorId="7D07F40B" wp14:editId="352A5178">
            <wp:extent cx="3850661" cy="1785262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61" cy="1785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BC2F58" w14:textId="77777777" w:rsidR="00E15070" w:rsidRDefault="00E15070" w:rsidP="00E15070">
      <w:pPr>
        <w:pStyle w:val="a0"/>
        <w:spacing w:before="142"/>
        <w:ind w:firstLine="372"/>
        <w:jc w:val="center"/>
      </w:pPr>
      <w:r>
        <w:t>Fig.3  performance cost of PerfCFI on SPEC2006 benchmark</w:t>
      </w:r>
    </w:p>
    <w:p w14:paraId="7F711E9A" w14:textId="77777777" w:rsidR="00E15070" w:rsidRDefault="00E15070" w:rsidP="00E15070">
      <w:pPr>
        <w:pStyle w:val="a0"/>
        <w:spacing w:after="142"/>
        <w:ind w:firstLine="372"/>
        <w:jc w:val="center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图</w:t>
      </w:r>
      <w:r>
        <w:t>3  PerfCFI</w:t>
      </w:r>
      <w:r>
        <w:rPr>
          <w:rFonts w:eastAsia="宋体" w:hint="eastAsia"/>
          <w:lang w:val="zh-TW" w:eastAsia="zh-TW"/>
        </w:rPr>
        <w:t>在</w:t>
      </w:r>
      <w:r>
        <w:t>SPEC2006</w:t>
      </w:r>
      <w:r>
        <w:rPr>
          <w:rFonts w:eastAsia="宋体" w:hint="eastAsia"/>
          <w:lang w:val="zh-TW" w:eastAsia="zh-TW"/>
        </w:rPr>
        <w:t>上的性能开销</w:t>
      </w:r>
    </w:p>
    <w:p w14:paraId="31AFFFC5" w14:textId="1E351250" w:rsidR="00E15070" w:rsidRDefault="00E15070" w:rsidP="00E15070">
      <w:pPr>
        <w:pStyle w:val="a0"/>
        <w:spacing w:after="142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ab/>
        <w:t>实验结果表明：</w:t>
      </w:r>
      <w:ins w:id="10" w:author="wang" w:date="2017-12-29T10:05:00Z">
        <w:r w:rsidR="00FB6B9F">
          <w:t>BranchChecker</w:t>
        </w:r>
      </w:ins>
      <w:del w:id="11" w:author="wang" w:date="2017-12-29T10:05:00Z">
        <w:r w:rsidDel="00FB6B9F">
          <w:delText>PerfCFI</w:delText>
        </w:r>
      </w:del>
      <w:r>
        <w:rPr>
          <w:rFonts w:eastAsia="宋体" w:hint="eastAsia"/>
          <w:lang w:val="zh-TW" w:eastAsia="zh-TW"/>
        </w:rPr>
        <w:t>平均引入</w:t>
      </w:r>
      <w:r>
        <w:t>5.4%</w:t>
      </w:r>
      <w:r>
        <w:rPr>
          <w:rFonts w:eastAsia="宋体" w:hint="eastAsia"/>
          <w:lang w:val="zh-TW" w:eastAsia="zh-TW"/>
        </w:rPr>
        <w:t>左右的性能开销，对于绝大部分</w:t>
      </w:r>
      <w:r>
        <w:t>SPEC</w:t>
      </w:r>
      <w:r>
        <w:rPr>
          <w:rFonts w:eastAsia="宋体" w:hint="eastAsia"/>
          <w:lang w:val="zh-TW" w:eastAsia="zh-TW"/>
        </w:rPr>
        <w:t>程序开销均在</w:t>
      </w:r>
      <w:r>
        <w:t>3%</w:t>
      </w:r>
      <w:r>
        <w:rPr>
          <w:rFonts w:eastAsia="宋体" w:hint="eastAsia"/>
          <w:lang w:val="zh-TW" w:eastAsia="zh-TW"/>
        </w:rPr>
        <w:t>以内，少部分程序开销超过了</w:t>
      </w:r>
      <w:r>
        <w:t>10%</w:t>
      </w:r>
      <w:r>
        <w:rPr>
          <w:rFonts w:eastAsia="宋体" w:hint="eastAsia"/>
          <w:lang w:val="zh-TW" w:eastAsia="zh-TW"/>
        </w:rPr>
        <w:t>，总体来说，性能开销在可接受的范围以内。</w:t>
      </w:r>
      <w:r>
        <w:rPr>
          <w:rFonts w:eastAsia="宋体" w:hint="eastAsia"/>
          <w:lang w:val="zh-TW" w:eastAsia="zh-TW"/>
        </w:rPr>
        <w:br/>
      </w:r>
      <w:commentRangeStart w:id="12"/>
    </w:p>
    <w:p w14:paraId="47F3EBED" w14:textId="77777777" w:rsidR="00E15070" w:rsidRDefault="00E15070" w:rsidP="00E15070">
      <w:pPr>
        <w:pStyle w:val="2"/>
        <w:numPr>
          <w:ilvl w:val="1"/>
          <w:numId w:val="2"/>
        </w:numPr>
        <w:spacing w:before="71" w:after="71"/>
        <w:ind w:left="414" w:hanging="414"/>
        <w:rPr>
          <w:ins w:id="13" w:author="weiwei" w:date="2017-12-29T20:43:00Z"/>
          <w:rFonts w:eastAsia="PMingLiU" w:hint="default"/>
          <w:lang w:eastAsia="zh-TW"/>
        </w:rPr>
      </w:pPr>
      <w:r>
        <w:rPr>
          <w:rFonts w:eastAsia="黑体"/>
          <w:lang w:eastAsia="zh-TW"/>
        </w:rPr>
        <w:t>安全性评估</w:t>
      </w:r>
      <w:commentRangeEnd w:id="12"/>
      <w:r>
        <w:commentReference w:id="12"/>
      </w:r>
    </w:p>
    <w:p w14:paraId="5693717A" w14:textId="71754B8E" w:rsidR="00EB1E04" w:rsidRPr="00EB1E04" w:rsidDel="00EB1E04" w:rsidRDefault="00EB1E04">
      <w:pPr>
        <w:pStyle w:val="a0"/>
        <w:rPr>
          <w:del w:id="14" w:author="weiwei" w:date="2017-12-29T20:43:00Z"/>
          <w:rFonts w:eastAsia="PMingLiU"/>
          <w:lang w:eastAsia="zh-TW"/>
          <w:rPrChange w:id="15" w:author="weiwei" w:date="2017-12-29T20:43:00Z">
            <w:rPr>
              <w:del w:id="16" w:author="weiwei" w:date="2017-12-29T20:43:00Z"/>
              <w:rFonts w:ascii="黑体" w:eastAsia="黑体" w:hAnsi="黑体" w:cs="黑体" w:hint="default"/>
              <w:lang w:val="zh-TW" w:eastAsia="zh-TW"/>
            </w:rPr>
          </w:rPrChange>
        </w:rPr>
        <w:pPrChange w:id="17" w:author="weiwei" w:date="2017-12-29T20:43:00Z">
          <w:pPr>
            <w:pStyle w:val="2"/>
            <w:numPr>
              <w:ilvl w:val="1"/>
              <w:numId w:val="2"/>
            </w:numPr>
            <w:spacing w:before="71" w:after="71"/>
            <w:ind w:left="414" w:hanging="414"/>
          </w:pPr>
        </w:pPrChange>
      </w:pPr>
    </w:p>
    <w:p w14:paraId="73AEC83F" w14:textId="4546AF51" w:rsidR="00E15070" w:rsidDel="00122C92" w:rsidRDefault="00E15070" w:rsidP="00E15070">
      <w:pPr>
        <w:pStyle w:val="a0"/>
        <w:ind w:firstLine="372"/>
        <w:rPr>
          <w:moveFrom w:id="18" w:author="weiwei" w:date="2017-12-29T20:35:00Z"/>
          <w:rFonts w:ascii="宋体" w:eastAsia="宋体" w:hAnsi="宋体" w:cs="宋体"/>
          <w:lang w:val="zh-TW" w:eastAsia="zh-TW"/>
        </w:rPr>
      </w:pPr>
      <w:moveFromRangeStart w:id="19" w:author="weiwei" w:date="2017-12-29T20:35:00Z" w:name="move502343072"/>
      <w:moveFrom w:id="20" w:author="weiwei" w:date="2017-12-29T20:35:00Z">
        <w:r w:rsidDel="00122C92">
          <w:rPr>
            <w:rFonts w:eastAsia="宋体" w:hint="eastAsia"/>
            <w:lang w:val="zh-TW" w:eastAsia="zh-TW"/>
          </w:rPr>
          <w:t>本文提出了</w:t>
        </w:r>
        <w:r w:rsidDel="00122C92">
          <w:t>PerfCFI</w:t>
        </w:r>
        <w:r w:rsidDel="00122C92">
          <w:rPr>
            <w:rFonts w:eastAsia="宋体" w:hint="eastAsia"/>
            <w:lang w:val="zh-TW" w:eastAsia="zh-TW"/>
          </w:rPr>
          <w:t>检测方法，不同于</w:t>
        </w:r>
        <w:r w:rsidDel="00122C92">
          <w:t>kbouncer[10]</w:t>
        </w:r>
        <w:r w:rsidDel="00122C92">
          <w:rPr>
            <w:rFonts w:eastAsia="宋体" w:hint="eastAsia"/>
            <w:lang w:val="zh-TW" w:eastAsia="zh-TW"/>
          </w:rPr>
          <w:t>和</w:t>
        </w:r>
        <w:r w:rsidDel="00122C92">
          <w:t>ROPecker[1]</w:t>
        </w:r>
        <w:r w:rsidDel="00122C92">
          <w:rPr>
            <w:rFonts w:eastAsia="宋体" w:hint="eastAsia"/>
            <w:lang w:val="zh-TW" w:eastAsia="zh-TW"/>
          </w:rPr>
          <w:t>，是针对所有可能用于攻击的间接分支进行</w:t>
        </w:r>
        <w:r w:rsidDel="00122C92">
          <w:t>ROP</w:t>
        </w:r>
        <w:r w:rsidDel="00122C92">
          <w:rPr>
            <w:rFonts w:eastAsia="宋体" w:hint="eastAsia"/>
            <w:lang w:val="zh-TW" w:eastAsia="zh-TW"/>
          </w:rPr>
          <w:t>检测，能够有效避开两者由于</w:t>
        </w:r>
        <w:r w:rsidDel="00122C92">
          <w:t>LBR</w:t>
        </w:r>
        <w:r w:rsidDel="00122C92">
          <w:rPr>
            <w:rFonts w:eastAsia="宋体" w:hint="eastAsia"/>
            <w:lang w:val="zh-TW" w:eastAsia="zh-TW"/>
          </w:rPr>
          <w:t>有限引起的绕过问题。针对通过</w:t>
        </w:r>
        <w:r w:rsidDel="00122C92">
          <w:t>kbouncer</w:t>
        </w:r>
        <w:r w:rsidDel="00122C92">
          <w:rPr>
            <w:rFonts w:eastAsia="宋体" w:hint="eastAsia"/>
            <w:lang w:val="zh-TW" w:eastAsia="zh-TW"/>
          </w:rPr>
          <w:t>和</w:t>
        </w:r>
        <w:r w:rsidDel="00122C92">
          <w:t>ROPecker</w:t>
        </w:r>
        <w:r w:rsidDel="00122C92">
          <w:rPr>
            <w:rFonts w:eastAsia="宋体" w:hint="eastAsia"/>
            <w:lang w:val="zh-TW" w:eastAsia="zh-TW"/>
          </w:rPr>
          <w:t>会被长</w:t>
        </w:r>
        <w:r w:rsidDel="00122C92">
          <w:t>gadget</w:t>
        </w:r>
        <w:r w:rsidDel="00122C92">
          <w:rPr>
            <w:rFonts w:eastAsia="宋体" w:hint="eastAsia"/>
            <w:lang w:val="zh-TW" w:eastAsia="zh-TW"/>
          </w:rPr>
          <w:t>打破检测链的问题，本文引入了两种新的检测方式：</w:t>
        </w:r>
      </w:moveFrom>
    </w:p>
    <w:p w14:paraId="13452156" w14:textId="350E6D2A" w:rsidR="00E15070" w:rsidDel="00122C92" w:rsidRDefault="00E15070" w:rsidP="00E15070">
      <w:pPr>
        <w:pStyle w:val="a0"/>
        <w:numPr>
          <w:ilvl w:val="0"/>
          <w:numId w:val="3"/>
        </w:numPr>
        <w:tabs>
          <w:tab w:val="clear" w:pos="357"/>
          <w:tab w:val="num" w:pos="927"/>
        </w:tabs>
        <w:suppressAutoHyphens/>
        <w:ind w:left="927" w:hanging="555"/>
        <w:rPr>
          <w:moveFrom w:id="21" w:author="weiwei" w:date="2017-12-29T20:35:00Z"/>
          <w:rFonts w:ascii="宋体" w:eastAsia="宋体" w:hAnsi="宋体" w:cs="宋体"/>
          <w:lang w:val="zh-TW" w:eastAsia="zh-TW"/>
        </w:rPr>
      </w:pPr>
      <w:moveFrom w:id="22" w:author="weiwei" w:date="2017-12-29T20:35:00Z">
        <w:r w:rsidDel="00122C92">
          <w:rPr>
            <w:rFonts w:eastAsia="宋体" w:hint="eastAsia"/>
            <w:lang w:eastAsia="zh-TW"/>
          </w:rPr>
          <w:t>本文提出了长无效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概念及检测方法，能够有效检测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链中基本不修改架构状态的长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，规避此类长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引入历史刷新及破坏攻击问题；</w:t>
        </w:r>
      </w:moveFrom>
    </w:p>
    <w:p w14:paraId="5E1C8AE0" w14:textId="4897C351" w:rsidR="00E15070" w:rsidDel="00122C92" w:rsidRDefault="00E15070" w:rsidP="00E15070">
      <w:pPr>
        <w:pStyle w:val="a0"/>
        <w:numPr>
          <w:ilvl w:val="0"/>
          <w:numId w:val="3"/>
        </w:numPr>
        <w:tabs>
          <w:tab w:val="clear" w:pos="357"/>
          <w:tab w:val="num" w:pos="927"/>
        </w:tabs>
        <w:suppressAutoHyphens/>
        <w:ind w:left="927" w:hanging="555"/>
        <w:rPr>
          <w:moveFrom w:id="23" w:author="weiwei" w:date="2017-12-29T20:35:00Z"/>
          <w:rFonts w:ascii="宋体" w:eastAsia="宋体" w:hAnsi="宋体" w:cs="宋体"/>
          <w:lang w:val="zh-TW" w:eastAsia="zh-TW"/>
        </w:rPr>
      </w:pPr>
      <w:moveFrom w:id="24" w:author="weiwei" w:date="2017-12-29T20:35:00Z">
        <w:r w:rsidDel="00122C92">
          <w:rPr>
            <w:rFonts w:eastAsia="宋体" w:hint="eastAsia"/>
            <w:lang w:eastAsia="zh-TW"/>
          </w:rPr>
          <w:t>本文引入的系统调用参数检测方法，通过判断其与最近检测出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时保存的系统架构值之间相似度来检测</w:t>
        </w:r>
        <w:r w:rsidDel="00122C92">
          <w:t>ROP</w:t>
        </w:r>
        <w:r w:rsidDel="00122C92">
          <w:rPr>
            <w:rFonts w:eastAsia="宋体" w:hint="eastAsia"/>
            <w:lang w:eastAsia="zh-TW"/>
          </w:rPr>
          <w:t>攻击。对于</w:t>
        </w:r>
        <w:r w:rsidDel="00122C92">
          <w:t>ROP</w:t>
        </w:r>
        <w:r w:rsidDel="00122C92">
          <w:rPr>
            <w:rFonts w:eastAsia="宋体" w:hint="eastAsia"/>
            <w:lang w:eastAsia="zh-TW"/>
          </w:rPr>
          <w:t>攻击链中引起大量架构状态修改的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，虽然会打破本文的常规</w:t>
        </w:r>
        <w:r w:rsidDel="00122C92">
          <w:t>ROP</w:t>
        </w:r>
        <w:r w:rsidDel="00122C92">
          <w:rPr>
            <w:rFonts w:eastAsia="宋体" w:hint="eastAsia"/>
            <w:lang w:eastAsia="zh-TW"/>
          </w:rPr>
          <w:t>检测链。但在进行最终高危行为（通常为系统调用）之前，攻击者依旧需要短的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链来恢复系统调用所需的状态，会被</w:t>
        </w:r>
        <w:r w:rsidDel="00122C92">
          <w:t>PerfCFI</w:t>
        </w:r>
        <w:r w:rsidDel="00122C92">
          <w:rPr>
            <w:rFonts w:eastAsia="宋体" w:hint="eastAsia"/>
            <w:lang w:eastAsia="zh-TW"/>
          </w:rPr>
          <w:t>检测到并保存当时系统状态，如果，在攻击者进行系统调用时被</w:t>
        </w:r>
        <w:r w:rsidDel="00122C92">
          <w:t>PerfCFI</w:t>
        </w:r>
        <w:r w:rsidDel="00122C92">
          <w:rPr>
            <w:rFonts w:eastAsia="宋体" w:hint="eastAsia"/>
            <w:lang w:eastAsia="zh-TW"/>
          </w:rPr>
          <w:t>拦截，。</w:t>
        </w:r>
      </w:moveFrom>
    </w:p>
    <w:p w14:paraId="08089AC8" w14:textId="07C7A425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moveFrom w:id="25" w:author="weiwei" w:date="2017-12-29T20:35:00Z">
        <w:r w:rsidDel="00122C92">
          <w:rPr>
            <w:rFonts w:eastAsia="宋体" w:hint="eastAsia"/>
            <w:lang w:val="zh-TW" w:eastAsia="zh-TW"/>
          </w:rPr>
          <w:t>根据分析可知，本文提出的</w:t>
        </w:r>
        <w:r w:rsidDel="00122C92">
          <w:t>PerfCFI</w:t>
        </w:r>
        <w:r w:rsidDel="00122C92">
          <w:rPr>
            <w:rFonts w:eastAsia="宋体" w:hint="eastAsia"/>
            <w:lang w:val="zh-TW" w:eastAsia="zh-TW"/>
          </w:rPr>
          <w:t>方法能够有效的避开</w:t>
        </w:r>
        <w:r w:rsidDel="00122C92">
          <w:t>kbouncer</w:t>
        </w:r>
        <w:r w:rsidDel="00122C92">
          <w:rPr>
            <w:rFonts w:eastAsia="宋体" w:hint="eastAsia"/>
            <w:lang w:val="zh-TW" w:eastAsia="zh-TW"/>
          </w:rPr>
          <w:t>和</w:t>
        </w:r>
        <w:r w:rsidDel="00122C92">
          <w:t>ROPecker</w:t>
        </w:r>
        <w:r w:rsidDel="00122C92">
          <w:rPr>
            <w:rFonts w:eastAsia="宋体" w:hint="eastAsia"/>
            <w:lang w:val="zh-TW" w:eastAsia="zh-TW"/>
          </w:rPr>
          <w:t>的刷新历史以及破坏攻击问题。为了进一步验证</w:t>
        </w:r>
        <w:r w:rsidDel="00122C92">
          <w:t>PerfCFI</w:t>
        </w:r>
        <w:r w:rsidDel="00122C92">
          <w:rPr>
            <w:rFonts w:eastAsia="宋体" w:hint="eastAsia"/>
            <w:lang w:val="zh-TW" w:eastAsia="zh-TW"/>
          </w:rPr>
          <w:t>的有效性，</w:t>
        </w:r>
      </w:moveFrom>
      <w:moveFromRangeEnd w:id="19"/>
      <w:r>
        <w:rPr>
          <w:rFonts w:eastAsia="宋体" w:hint="eastAsia"/>
          <w:lang w:val="zh-TW" w:eastAsia="zh-TW"/>
        </w:rPr>
        <w:t>本文重现了几个现实的攻击实例</w:t>
      </w:r>
      <w:r>
        <w:t>[20,21]</w:t>
      </w:r>
      <w:r>
        <w:rPr>
          <w:rFonts w:eastAsia="宋体" w:hint="eastAsia"/>
          <w:lang w:val="zh-TW" w:eastAsia="zh-TW"/>
        </w:rPr>
        <w:t>，以</w:t>
      </w:r>
      <w:r>
        <w:t>jad overflow[20]</w:t>
      </w:r>
      <w:r>
        <w:rPr>
          <w:rFonts w:eastAsia="宋体" w:hint="eastAsia"/>
          <w:lang w:val="zh-TW" w:eastAsia="zh-TW"/>
        </w:rPr>
        <w:t>为例，实验结果如图</w:t>
      </w:r>
      <w:r>
        <w:t>4</w:t>
      </w:r>
      <w:r>
        <w:rPr>
          <w:rFonts w:eastAsia="宋体" w:hint="eastAsia"/>
          <w:lang w:val="zh-TW" w:eastAsia="zh-TW"/>
        </w:rPr>
        <w:t>所示，红框为检测到的</w:t>
      </w:r>
      <w:r>
        <w:t>ROP</w:t>
      </w:r>
      <w:r>
        <w:rPr>
          <w:rFonts w:eastAsia="宋体" w:hint="eastAsia"/>
          <w:lang w:val="zh-TW" w:eastAsia="zh-TW"/>
        </w:rPr>
        <w:t>攻击链以及</w:t>
      </w:r>
      <w:r>
        <w:t>ROP</w:t>
      </w:r>
      <w:r>
        <w:rPr>
          <w:rFonts w:eastAsia="宋体" w:hint="eastAsia"/>
          <w:lang w:val="zh-TW" w:eastAsia="zh-TW"/>
        </w:rPr>
        <w:t>攻击结果。实验结果表明，</w:t>
      </w:r>
      <w:ins w:id="26" w:author="weiwei" w:date="2017-12-29T20:32:00Z">
        <w:r w:rsidR="00122C92">
          <w:rPr>
            <w:rFonts w:eastAsia="宋体" w:hint="eastAsia"/>
            <w:lang w:val="zh-TW"/>
          </w:rPr>
          <w:t>对于</w:t>
        </w:r>
      </w:ins>
      <w:ins w:id="27" w:author="weiwei" w:date="2017-12-29T20:44:00Z">
        <w:r w:rsidR="00EB1E04">
          <w:rPr>
            <w:rFonts w:eastAsia="宋体" w:hint="eastAsia"/>
            <w:lang w:val="zh-TW"/>
          </w:rPr>
          <w:t>现实</w:t>
        </w:r>
      </w:ins>
      <w:ins w:id="28" w:author="weiwei" w:date="2017-12-29T20:45:00Z">
        <w:r w:rsidR="00EB1E04">
          <w:rPr>
            <w:rFonts w:eastAsia="宋体" w:hint="eastAsia"/>
            <w:lang w:val="zh-TW"/>
          </w:rPr>
          <w:t>的长</w:t>
        </w:r>
      </w:ins>
      <w:ins w:id="29" w:author="wang" w:date="2017-12-29T10:15:00Z">
        <w:r w:rsidR="00D85ADA">
          <w:rPr>
            <w:rFonts w:eastAsia="宋体" w:hint="eastAsia"/>
            <w:lang w:val="zh-TW"/>
          </w:rPr>
          <w:t>配件</w:t>
        </w:r>
      </w:ins>
      <w:ins w:id="30" w:author="weiwei" w:date="2017-12-29T20:32:00Z">
        <w:del w:id="31" w:author="wang" w:date="2017-12-29T10:15:00Z">
          <w:r w:rsidR="00122C92" w:rsidDel="00D85ADA">
            <w:rPr>
              <w:rFonts w:eastAsia="PMingLiU"/>
              <w:lang w:val="zh-TW" w:eastAsia="zh-TW"/>
            </w:rPr>
            <w:delText>gadget</w:delText>
          </w:r>
        </w:del>
      </w:ins>
      <w:ins w:id="32" w:author="weiwei" w:date="2017-12-29T20:34:00Z">
        <w:del w:id="33" w:author="wang" w:date="2017-12-29T10:15:00Z">
          <w:r w:rsidR="00122C92" w:rsidDel="00D85ADA">
            <w:rPr>
              <w:rFonts w:eastAsia="PMingLiU"/>
              <w:lang w:val="zh-TW" w:eastAsia="zh-TW"/>
            </w:rPr>
            <w:delText>s</w:delText>
          </w:r>
        </w:del>
      </w:ins>
      <w:ins w:id="34" w:author="weiwei" w:date="2017-12-29T20:32:00Z">
        <w:r w:rsidR="00122C92">
          <w:rPr>
            <w:rFonts w:eastAsiaTheme="minorEastAsia" w:hint="eastAsia"/>
            <w:lang w:val="zh-TW"/>
          </w:rPr>
          <w:t>链</w:t>
        </w:r>
      </w:ins>
      <w:ins w:id="35" w:author="weiwei" w:date="2017-12-29T20:37:00Z">
        <w:r w:rsidR="00122C92">
          <w:rPr>
            <w:rFonts w:asciiTheme="minorEastAsia" w:eastAsiaTheme="minorEastAsia" w:hAnsiTheme="minorEastAsia" w:hint="eastAsia"/>
            <w:lang w:val="zh-TW"/>
          </w:rPr>
          <w:t>（&gt;10</w:t>
        </w:r>
        <w:r w:rsidR="00122C92">
          <w:rPr>
            <w:rFonts w:asciiTheme="minorEastAsia" w:eastAsiaTheme="minorEastAsia" w:hAnsiTheme="minorEastAsia"/>
            <w:lang w:val="zh-TW"/>
          </w:rPr>
          <w:t>）</w:t>
        </w:r>
      </w:ins>
      <w:ins w:id="36" w:author="weiwei" w:date="2017-12-29T20:45:00Z">
        <w:r w:rsidR="00EB1E04">
          <w:rPr>
            <w:rFonts w:asciiTheme="minorEastAsia" w:eastAsiaTheme="minorEastAsia" w:hAnsiTheme="minorEastAsia" w:hint="eastAsia"/>
            <w:lang w:val="zh-TW"/>
          </w:rPr>
          <w:t>ROP攻击</w:t>
        </w:r>
      </w:ins>
      <w:ins w:id="37" w:author="weiwei" w:date="2017-12-29T20:32:00Z">
        <w:r w:rsidR="00122C92">
          <w:rPr>
            <w:rFonts w:asciiTheme="minorEastAsia" w:eastAsiaTheme="minorEastAsia" w:hAnsiTheme="minorEastAsia" w:hint="eastAsia"/>
            <w:lang w:val="zh-TW"/>
          </w:rPr>
          <w:t>，</w:t>
        </w:r>
      </w:ins>
      <w:ins w:id="38" w:author="weiwei" w:date="2017-12-29T20:34:00Z">
        <w:r w:rsidR="00122C92">
          <w:rPr>
            <w:rFonts w:eastAsiaTheme="minorEastAsia" w:hint="eastAsia"/>
          </w:rPr>
          <w:t>BranchCheck</w:t>
        </w:r>
        <w:r w:rsidR="00122C92">
          <w:rPr>
            <w:rFonts w:eastAsiaTheme="minorEastAsia"/>
          </w:rPr>
          <w:t>er</w:t>
        </w:r>
      </w:ins>
      <w:ins w:id="39" w:author="weiwei" w:date="2017-12-29T20:44:00Z">
        <w:r w:rsidR="00EB1E04">
          <w:rPr>
            <w:rFonts w:eastAsiaTheme="minorEastAsia" w:hint="eastAsia"/>
          </w:rPr>
          <w:t>如同</w:t>
        </w:r>
      </w:ins>
      <w:ins w:id="40" w:author="weiwei" w:date="2017-12-29T20:46:00Z">
        <w:r w:rsidR="00EB1E04">
          <w:rPr>
            <w:lang w:eastAsia="zh-TW"/>
          </w:rPr>
          <w:t>kbouncer[10]</w:t>
        </w:r>
        <w:r w:rsidR="00EB1E04">
          <w:rPr>
            <w:rFonts w:eastAsia="宋体" w:hint="eastAsia"/>
            <w:lang w:val="zh-TW" w:eastAsia="zh-TW"/>
          </w:rPr>
          <w:t>和</w:t>
        </w:r>
        <w:r w:rsidR="00EB1E04">
          <w:rPr>
            <w:lang w:eastAsia="zh-TW"/>
          </w:rPr>
          <w:t>ROPecker[1]</w:t>
        </w:r>
      </w:ins>
      <w:ins w:id="41" w:author="weiwei" w:date="2017-12-29T20:44:00Z">
        <w:r w:rsidR="00EB1E04">
          <w:rPr>
            <w:rFonts w:eastAsiaTheme="minorEastAsia" w:hint="eastAsia"/>
          </w:rPr>
          <w:t>一样</w:t>
        </w:r>
      </w:ins>
      <w:del w:id="42" w:author="weiwei" w:date="2017-12-29T20:34:00Z">
        <w:r w:rsidDel="00122C92">
          <w:delText>PerfCFI</w:delText>
        </w:r>
      </w:del>
      <w:r>
        <w:rPr>
          <w:rFonts w:eastAsia="宋体" w:hint="eastAsia"/>
          <w:lang w:val="zh-TW" w:eastAsia="zh-TW"/>
        </w:rPr>
        <w:t>能够有效的检测出这些攻击，</w:t>
      </w:r>
      <w:ins w:id="43" w:author="weiwei" w:date="2017-12-29T20:44:00Z">
        <w:r w:rsidR="00EB1E04">
          <w:rPr>
            <w:rFonts w:eastAsia="宋体" w:hint="eastAsia"/>
            <w:lang w:val="zh-TW"/>
          </w:rPr>
          <w:t>并能</w:t>
        </w:r>
      </w:ins>
      <w:r>
        <w:rPr>
          <w:rFonts w:eastAsia="宋体" w:hint="eastAsia"/>
          <w:lang w:val="zh-TW" w:eastAsia="zh-TW"/>
        </w:rPr>
        <w:t>复现完整的攻击</w:t>
      </w:r>
      <w:r>
        <w:t>gadget</w:t>
      </w:r>
      <w:r>
        <w:rPr>
          <w:rFonts w:eastAsia="宋体" w:hint="eastAsia"/>
          <w:lang w:val="zh-TW" w:eastAsia="zh-TW"/>
        </w:rPr>
        <w:t>链，</w:t>
      </w:r>
      <w:commentRangeStart w:id="44"/>
      <w:r>
        <w:rPr>
          <w:rFonts w:eastAsia="宋体" w:hint="eastAsia"/>
          <w:lang w:val="zh-TW" w:eastAsia="zh-TW"/>
        </w:rPr>
        <w:t>并及时阻止程序的继续</w:t>
      </w:r>
      <w:r w:rsidR="00EB1E04"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35EBEA44" wp14:editId="78D93C0B">
                <wp:simplePos x="0" y="0"/>
                <wp:positionH relativeFrom="column">
                  <wp:posOffset>855980</wp:posOffset>
                </wp:positionH>
                <wp:positionV relativeFrom="line">
                  <wp:posOffset>1058545</wp:posOffset>
                </wp:positionV>
                <wp:extent cx="4161790" cy="1600835"/>
                <wp:effectExtent l="19050" t="19050" r="10160" b="18415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790" cy="1600835"/>
                        </a:xfrm>
                        <a:prstGeom prst="roundRect">
                          <a:avLst>
                            <a:gd name="adj" fmla="val 5505"/>
                          </a:avLst>
                        </a:prstGeom>
                        <a:noFill/>
                        <a:ln w="38160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28F75DEB" id="officeArt object" o:spid="_x0000_s1026" style="position:absolute;left:0;text-align:left;margin-left:67.4pt;margin-top:83.35pt;width:327.7pt;height:126.05pt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arcsize="36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" filled="f" strokecolor="red" strokeweight="1.06mm">
                <w10:wrap anchory="line"/>
              </v:roundrect>
            </w:pict>
          </mc:Fallback>
        </mc:AlternateContent>
      </w:r>
      <w:r>
        <w:rPr>
          <w:rFonts w:eastAsia="宋体" w:hint="eastAsia"/>
          <w:lang w:val="zh-TW" w:eastAsia="zh-TW"/>
        </w:rPr>
        <w:t>运行</w:t>
      </w:r>
      <w:commentRangeEnd w:id="44"/>
      <w:r>
        <w:commentReference w:id="44"/>
      </w:r>
      <w:r>
        <w:rPr>
          <w:rFonts w:eastAsia="宋体" w:hint="eastAsia"/>
          <w:lang w:val="zh-TW" w:eastAsia="zh-TW"/>
        </w:rPr>
        <w:t>。</w:t>
      </w:r>
    </w:p>
    <w:p w14:paraId="4D26913E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</w:p>
    <w:p w14:paraId="5B9EE644" w14:textId="25916CEF" w:rsidR="00E15070" w:rsidRDefault="00E15070" w:rsidP="00E15070">
      <w:pPr>
        <w:pStyle w:val="a0"/>
        <w:spacing w:before="142"/>
        <w:ind w:firstLine="372"/>
        <w:jc w:val="center"/>
      </w:pPr>
      <w:r>
        <w:rPr>
          <w:noProof/>
        </w:rPr>
        <w:lastRenderedPageBreak/>
        <mc:AlternateContent>
          <mc:Choice Requires="wpg">
            <w:drawing>
              <wp:anchor distT="152400" distB="152400" distL="152400" distR="152400" simplePos="0" relativeHeight="251664384" behindDoc="0" locked="0" layoutInCell="1" allowOverlap="1" wp14:anchorId="33842BA8" wp14:editId="708B954F">
                <wp:simplePos x="0" y="0"/>
                <wp:positionH relativeFrom="column">
                  <wp:posOffset>267652</wp:posOffset>
                </wp:positionH>
                <wp:positionV relativeFrom="line">
                  <wp:posOffset>0</wp:posOffset>
                </wp:positionV>
                <wp:extent cx="5045710" cy="2261871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5710" cy="2261871"/>
                          <a:chOff x="0" y="0"/>
                          <a:chExt cx="5045709" cy="2261870"/>
                        </a:xfrm>
                      </wpg:grpSpPr>
                      <wps:wsp>
                        <wps:cNvPr id="1073741829" name="Shape 1073741829"/>
                        <wps:cNvSpPr/>
                        <wps:spPr>
                          <a:xfrm>
                            <a:off x="0" y="0"/>
                            <a:ext cx="5045710" cy="22618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0" name="image.png"/>
                          <pic:cNvPicPr/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22618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7BFA4F" id="officeArt object" o:spid="_x0000_s1026" style="position:absolute;left:0;text-align:left;margin-left:21.05pt;margin-top:0;width:397.3pt;height:178.1pt;z-index:251664384;mso-wrap-distance-left:12pt;mso-wrap-distance-top:12pt;mso-wrap-distance-right:12pt;mso-wrap-distance-bottom:12pt;mso-position-vertical-relative:line" coordsize="50457,22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">
                <v:rect id="Shape 1073741829" o:spid="_x0000_s1027" style="position:absolute;width:50457;height:22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TN28gA&#10;AADjAAAADwAAAGRycy9kb3ducmV2LnhtbERPzU4CMRC+m/AOzZBwMdKC6MJKIURjwsGLrA8w2Y7b&#10;1e1005ZleXtrYuJxvv/Z7kfXiYFCbD1rWMwVCOLam5YbDR/V690aREzIBjvPpOFKEfa7yc0WS+Mv&#10;/E7DKTUih3AsUYNNqS+ljLUlh3Hue+LMffrgMOUzNNIEvORw18mlUo/SYcu5wWJPz5bq79PZaSjC&#10;18olpYbr5vhWvTxUdrg9j1rPpuPhCUSiMf2L/9xHk+er4r5YLdbLDfz+lAGQu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pM3byAAAAOMAAAAPAAAAAAAAAAAAAAAAAJgCAABk&#10;cnMvZG93bnJldi54bWxQSwUGAAAAAAQABAD1AAAAjQMAAAAA&#10;" stroked="f" strokeweight="1pt">
                  <v:stroke miterlimit="4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.png" o:spid="_x0000_s1028" type="#_x0000_t75" style="position:absolute;width:50457;height:226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R2Trk8wAAADjAAAADwAAAAAA&#10;AAAAAAAAAACfAgAAZHJzL2Rvd25yZXYueG1sUEsFBgAAAAAEAAQA9wAAAJgDAAAAAA==&#10;" strokeweight="1pt">
                  <v:stroke miterlimit="4"/>
                  <v:imagedata r:id="rId11" o:title=""/>
                </v:shape>
                <w10:wrap type="topAndBottom" anchory="line"/>
              </v:group>
            </w:pict>
          </mc:Fallback>
        </mc:AlternateContent>
      </w:r>
    </w:p>
    <w:p w14:paraId="79F4AA5F" w14:textId="32D10493" w:rsidR="00E15070" w:rsidRDefault="00E15070" w:rsidP="00E15070">
      <w:pPr>
        <w:pStyle w:val="a0"/>
        <w:spacing w:before="142"/>
        <w:ind w:firstLine="372"/>
        <w:jc w:val="center"/>
      </w:pPr>
    </w:p>
    <w:p w14:paraId="3A38FF64" w14:textId="2962E0C4" w:rsidR="00E15070" w:rsidRDefault="00E15070" w:rsidP="00E15070">
      <w:pPr>
        <w:pStyle w:val="a0"/>
        <w:spacing w:before="142"/>
        <w:ind w:firstLine="372"/>
        <w:jc w:val="center"/>
      </w:pPr>
    </w:p>
    <w:p w14:paraId="37AA62FD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1EA45E93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2CCFF00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D5F756C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42288295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7265982" w14:textId="77777777" w:rsidR="00E15070" w:rsidRDefault="00E15070" w:rsidP="00E15070">
      <w:pPr>
        <w:pStyle w:val="a0"/>
        <w:spacing w:before="142"/>
        <w:ind w:firstLine="0"/>
      </w:pPr>
    </w:p>
    <w:p w14:paraId="05449FBB" w14:textId="67D9BFBF" w:rsidR="00E15070" w:rsidDel="00122C92" w:rsidRDefault="00E15070" w:rsidP="00E15070">
      <w:pPr>
        <w:pStyle w:val="a0"/>
        <w:spacing w:before="142"/>
        <w:ind w:firstLine="0"/>
        <w:jc w:val="center"/>
        <w:rPr>
          <w:del w:id="45" w:author="weiwei" w:date="2017-12-29T20:35:00Z"/>
        </w:rPr>
      </w:pPr>
      <w:del w:id="46" w:author="weiwei" w:date="2017-12-29T20:35:00Z">
        <w:r w:rsidDel="00122C92">
          <w:delText>a) maxChainLength=10</w:delText>
        </w:r>
      </w:del>
    </w:p>
    <w:p w14:paraId="34B071B2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70068C4F" w14:textId="5D1AD6CD" w:rsidR="00E15070" w:rsidDel="00122C92" w:rsidRDefault="00E15070" w:rsidP="00E15070">
      <w:pPr>
        <w:pStyle w:val="a0"/>
        <w:spacing w:before="142"/>
        <w:ind w:firstLine="372"/>
        <w:jc w:val="center"/>
        <w:rPr>
          <w:del w:id="47" w:author="weiwei" w:date="2017-12-29T20:34:00Z"/>
        </w:rPr>
      </w:pPr>
      <w:del w:id="48" w:author="weiwei" w:date="2017-12-29T20:34:00Z">
        <w:r w:rsidDel="00122C92">
          <w:rPr>
            <w:noProof/>
          </w:rPr>
          <w:lastRenderedPageBreak/>
          <mc:AlternateContent>
            <mc:Choice Requires="wps">
              <w:drawing>
                <wp:anchor distT="0" distB="0" distL="0" distR="0" simplePos="0" relativeHeight="251660288" behindDoc="0" locked="0" layoutInCell="1" allowOverlap="1" wp14:anchorId="746C5403" wp14:editId="7ADFF019">
                  <wp:simplePos x="0" y="0"/>
                  <wp:positionH relativeFrom="column">
                    <wp:posOffset>-4307839</wp:posOffset>
                  </wp:positionH>
                  <wp:positionV relativeFrom="line">
                    <wp:posOffset>234950</wp:posOffset>
                  </wp:positionV>
                  <wp:extent cx="4037330" cy="2783205"/>
                  <wp:effectExtent l="0" t="0" r="0" b="0"/>
                  <wp:wrapNone/>
                  <wp:docPr id="1073741833" name="officeArt object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037330" cy="2783205"/>
                          </a:xfrm>
                          <a:prstGeom prst="roundRect">
                            <a:avLst>
                              <a:gd name="adj" fmla="val 2676"/>
                            </a:avLst>
                          </a:prstGeom>
                          <a:noFill/>
                          <a:ln w="38160" cap="flat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oundrect w14:anchorId="7637849E" id="officeArt object" o:spid="_x0000_s1026" style="position:absolute;left:0;text-align:left;margin-left:-339.2pt;margin-top:18.5pt;width:317.9pt;height:219.1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arcsize="175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" filled="f" strokecolor="red" strokeweight="1.06mm">
                  <w10:wrap anchory="line"/>
                </v:roundrect>
              </w:pict>
            </mc:Fallback>
          </mc:AlternateContent>
        </w:r>
        <w:r w:rsidDel="00122C92">
          <w:rPr>
            <w:noProof/>
          </w:rPr>
          <mc:AlternateContent>
            <mc:Choice Requires="wpg">
              <w:drawing>
                <wp:anchor distT="152400" distB="152400" distL="152400" distR="152400" simplePos="0" relativeHeight="251659264" behindDoc="0" locked="0" layoutInCell="1" allowOverlap="1" wp14:anchorId="7C0AD668" wp14:editId="400C8965">
                  <wp:simplePos x="0" y="0"/>
                  <wp:positionH relativeFrom="column">
                    <wp:posOffset>280034</wp:posOffset>
                  </wp:positionH>
                  <wp:positionV relativeFrom="line">
                    <wp:posOffset>1905</wp:posOffset>
                  </wp:positionV>
                  <wp:extent cx="5020946" cy="3044825"/>
                  <wp:effectExtent l="0" t="0" r="0" b="0"/>
                  <wp:wrapTopAndBottom distT="152400" distB="152400"/>
                  <wp:docPr id="1073741836" name="officeArt object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020946" cy="3044825"/>
                            <a:chOff x="0" y="0"/>
                            <a:chExt cx="5020945" cy="3044825"/>
                          </a:xfrm>
                        </wpg:grpSpPr>
                        <wps:wsp>
                          <wps:cNvPr id="1073741834" name="Shape 1073741834"/>
                          <wps:cNvSpPr/>
                          <wps:spPr>
                            <a:xfrm>
                              <a:off x="0" y="0"/>
                              <a:ext cx="5020946" cy="3044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1835" name="image.png"/>
                            <pic:cNvPicPr/>
                          </pic:nvPicPr>
                          <pic:blipFill>
                            <a:blip r:embed="rId12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20946" cy="304482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2C53FEF2" id="officeArt object" o:spid="_x0000_s1026" style="position:absolute;left:0;text-align:left;margin-left:22.05pt;margin-top:.15pt;width:395.35pt;height:239.75pt;z-index:251659264;mso-wrap-distance-left:12pt;mso-wrap-distance-top:12pt;mso-wrap-distance-right:12pt;mso-wrap-distance-bottom:12pt;mso-position-vertical-relative:line" coordsize="50209,30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">
                  <v:rect id="Shape 1073741834" o:spid="_x0000_s1027" style="position:absolute;width:50209;height:30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0mMcA&#10;AADjAAAADwAAAGRycy9kb3ducmV2LnhtbERPX0vDMBB/F/wO4QRfxCVz1c66bIgi7GEvrvsAR3Nr&#10;qs2lJFnXfXsjCD7e7/+tNpPrxUghdp41zGcKBHHjTcethkP9cb8EEROywd4zabhQhM36+mqFlfFn&#10;/qRxn1qRQzhWqMGmNFRSxsaSwzjzA3Hmjj44TPkMrTQBzznc9fJBqSfpsOPcYHGgN0vN9/7kNJTh&#10;q3BJqfHyvN3V74+1He9Ok9a3N9PrC4hEU/oX/7m3Js9X5aIs5stFAb8/ZQD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89JjHAAAA4wAAAA8AAAAAAAAAAAAAAAAAmAIAAGRy&#10;cy9kb3ducmV2LnhtbFBLBQYAAAAABAAEAPUAAACMAwAAAAA=&#10;" stroked="f" strokeweight="1pt">
                    <v:stroke miterlimit="4"/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.png" o:spid="_x0000_s1028" type="#_x0000_t75" style="position:absolute;width:50209;height:30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BTcDIAAAA4wAAAA8AAABkcnMvZG93bnJldi54bWxET0trwkAQvhf6H5YpeKub1GdTVxE1KKUX&#10;tfQ8ZMckNDsbsmuM/94VBI/zvWe26EwlWmpcaVlB3I9AEGdWl5wr+D2m71MQziNrrCyTgis5WMxf&#10;X2aYaHvhPbUHn4sQwi5BBYX3dSKlywoy6Pq2Jg7cyTYGfTibXOoGLyHcVPIjisbSYMmhocCaVgVl&#10;/4ezUbD5Gx6v6XqUnsYx7c3nevvd/WyV6r11yy8Qnjr/FD/cOx3mR5PBZBhPByO4/xQAkPMb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8gU3AyAAAAOMAAAAPAAAAAAAAAAAA&#10;AAAAAJ8CAABkcnMvZG93bnJldi54bWxQSwUGAAAAAAQABAD3AAAAlAMAAAAA&#10;" strokeweight="1pt">
                    <v:stroke miterlimit="4"/>
                    <v:imagedata r:id="rId13" o:title=""/>
                  </v:shape>
                  <w10:wrap type="topAndBottom" anchory="line"/>
                </v:group>
              </w:pict>
            </mc:Fallback>
          </mc:AlternateContent>
        </w:r>
      </w:del>
    </w:p>
    <w:p w14:paraId="464199F3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5DBBE4CE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0C459166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63E7B25F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4AB2C8D1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47CEDFC1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666AC32E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8CEB446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1CE69EE0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5669A8C0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E7BC27D" w14:textId="7C8B4965" w:rsidR="00E15070" w:rsidDel="00122C92" w:rsidRDefault="00E15070" w:rsidP="00E15070">
      <w:pPr>
        <w:pStyle w:val="a0"/>
        <w:spacing w:before="142"/>
        <w:ind w:firstLine="372"/>
        <w:jc w:val="center"/>
        <w:rPr>
          <w:del w:id="49" w:author="weiwei" w:date="2017-12-29T20:35:00Z"/>
        </w:rPr>
      </w:pPr>
      <w:del w:id="50" w:author="weiwei" w:date="2017-12-29T20:35:00Z">
        <w:r w:rsidDel="00122C92">
          <w:delText>b)maxChainLength=20</w:delText>
        </w:r>
      </w:del>
    </w:p>
    <w:p w14:paraId="5CE10F19" w14:textId="4B1B0B6F" w:rsidR="00E15070" w:rsidRPr="00122C92" w:rsidRDefault="00E15070" w:rsidP="00E15070">
      <w:pPr>
        <w:pStyle w:val="a0"/>
        <w:ind w:firstLine="372"/>
        <w:jc w:val="center"/>
        <w:rPr>
          <w:rFonts w:eastAsiaTheme="minorEastAsia"/>
          <w:rPrChange w:id="51" w:author="weiwei" w:date="2017-12-29T20:35:00Z">
            <w:rPr/>
          </w:rPrChange>
        </w:rPr>
      </w:pPr>
      <w:r>
        <w:t>Fig.4 PerfCFI running result on jad attack program</w:t>
      </w:r>
      <w:del w:id="52" w:author="weiwei" w:date="2017-12-29T20:35:00Z">
        <w:r w:rsidDel="00122C92">
          <w:delText>: maxlength =10 and maxLength =20</w:delText>
        </w:r>
      </w:del>
    </w:p>
    <w:p w14:paraId="2CD82093" w14:textId="77777777" w:rsidR="00EB1E04" w:rsidRDefault="00E15070">
      <w:pPr>
        <w:pStyle w:val="a0"/>
        <w:ind w:firstLine="372"/>
        <w:jc w:val="center"/>
        <w:rPr>
          <w:ins w:id="53" w:author="weiwei" w:date="2017-12-29T20:45:00Z"/>
          <w:rFonts w:eastAsia="PMingLiU"/>
          <w:lang w:val="zh-TW" w:eastAsia="zh-TW"/>
        </w:rPr>
      </w:pPr>
      <w:r>
        <w:rPr>
          <w:rFonts w:eastAsia="宋体" w:hint="eastAsia"/>
          <w:lang w:val="zh-TW" w:eastAsia="zh-TW"/>
        </w:rPr>
        <w:t>图</w:t>
      </w:r>
      <w:r>
        <w:t>4 PerfCFI</w:t>
      </w:r>
      <w:r>
        <w:rPr>
          <w:rFonts w:eastAsia="宋体" w:hint="eastAsia"/>
          <w:lang w:val="zh-TW" w:eastAsia="zh-TW"/>
        </w:rPr>
        <w:t>在</w:t>
      </w:r>
      <w:r>
        <w:t>jad</w:t>
      </w:r>
      <w:r>
        <w:rPr>
          <w:rFonts w:eastAsia="宋体" w:hint="eastAsia"/>
          <w:lang w:val="zh-TW" w:eastAsia="zh-TW"/>
        </w:rPr>
        <w:t>攻击程序上的运行结果</w:t>
      </w:r>
    </w:p>
    <w:p w14:paraId="410D1C2E" w14:textId="355ED511" w:rsidR="00E15070" w:rsidRPr="00EB1E04" w:rsidDel="00EB1E04" w:rsidRDefault="00EB1E04">
      <w:pPr>
        <w:pStyle w:val="a0"/>
        <w:ind w:firstLine="372"/>
        <w:rPr>
          <w:del w:id="54" w:author="weiwei" w:date="2017-12-29T20:47:00Z"/>
          <w:rFonts w:eastAsiaTheme="minorEastAsia"/>
          <w:lang w:val="zh-TW" w:eastAsia="zh-TW"/>
          <w:rPrChange w:id="55" w:author="weiwei" w:date="2017-12-29T20:46:00Z">
            <w:rPr>
              <w:del w:id="56" w:author="weiwei" w:date="2017-12-29T20:47:00Z"/>
              <w:rFonts w:ascii="宋体" w:eastAsia="宋体" w:hAnsi="宋体" w:cs="宋体"/>
              <w:lang w:val="zh-TW" w:eastAsia="zh-TW"/>
            </w:rPr>
          </w:rPrChange>
        </w:rPr>
        <w:pPrChange w:id="57" w:author="weiwei" w:date="2017-12-29T20:46:00Z">
          <w:pPr>
            <w:pStyle w:val="a0"/>
            <w:ind w:firstLine="372"/>
            <w:jc w:val="center"/>
          </w:pPr>
        </w:pPrChange>
      </w:pPr>
      <w:ins w:id="58" w:author="weiwei" w:date="2017-12-29T20:45:00Z">
        <w:r>
          <w:rPr>
            <w:rFonts w:eastAsiaTheme="minorEastAsia" w:hint="eastAsia"/>
            <w:lang w:val="zh-TW" w:eastAsia="zh-TW"/>
          </w:rPr>
          <w:t>针对特殊构造的短</w:t>
        </w:r>
      </w:ins>
      <w:ins w:id="59" w:author="weiwei" w:date="2017-12-29T20:46:00Z">
        <w:del w:id="60" w:author="wang" w:date="2017-12-29T10:16:00Z">
          <w:r w:rsidDel="002B3257">
            <w:rPr>
              <w:rFonts w:eastAsiaTheme="minorEastAsia" w:hint="eastAsia"/>
              <w:lang w:val="zh-TW" w:eastAsia="zh-TW"/>
            </w:rPr>
            <w:delText>gadget</w:delText>
          </w:r>
          <w:r w:rsidDel="002B3257">
            <w:rPr>
              <w:rFonts w:eastAsia="PMingLiU"/>
              <w:lang w:val="zh-TW" w:eastAsia="zh-TW"/>
            </w:rPr>
            <w:delText>s</w:delText>
          </w:r>
        </w:del>
      </w:ins>
      <w:ins w:id="61" w:author="wang" w:date="2017-12-29T10:16:00Z">
        <w:r w:rsidR="002B3257">
          <w:rPr>
            <w:rFonts w:eastAsiaTheme="minorEastAsia" w:hint="eastAsia"/>
            <w:lang w:val="zh-TW"/>
          </w:rPr>
          <w:t>配件</w:t>
        </w:r>
      </w:ins>
      <w:ins w:id="62" w:author="weiwei" w:date="2017-12-29T20:46:00Z">
        <w:r>
          <w:rPr>
            <w:rFonts w:eastAsiaTheme="minorEastAsia" w:hint="eastAsia"/>
            <w:lang w:val="zh-TW" w:eastAsia="zh-TW"/>
          </w:rPr>
          <w:t>链</w:t>
        </w:r>
      </w:ins>
      <w:ins w:id="63" w:author="weiwei" w:date="2017-12-29T20:49:00Z">
        <w:r w:rsidR="000C7DE9">
          <w:rPr>
            <w:rFonts w:eastAsiaTheme="minorEastAsia" w:hint="eastAsia"/>
            <w:lang w:val="zh-TW" w:eastAsia="zh-TW"/>
          </w:rPr>
          <w:t>破坏</w:t>
        </w:r>
      </w:ins>
      <w:ins w:id="64" w:author="weiwei" w:date="2017-12-29T20:46:00Z">
        <w:r>
          <w:rPr>
            <w:rFonts w:eastAsiaTheme="minorEastAsia" w:hint="eastAsia"/>
            <w:lang w:val="zh-TW" w:eastAsia="zh-TW"/>
          </w:rPr>
          <w:t>攻击</w:t>
        </w:r>
      </w:ins>
      <w:ins w:id="65" w:author="weiwei" w:date="2017-12-29T20:48:00Z">
        <w:r>
          <w:rPr>
            <w:rFonts w:eastAsiaTheme="minorEastAsia" w:hint="eastAsia"/>
            <w:lang w:val="zh-TW" w:eastAsia="zh-TW"/>
          </w:rPr>
          <w:t>或者通过长</w:t>
        </w:r>
        <w:del w:id="66" w:author="wang" w:date="2017-12-29T10:16:00Z">
          <w:r w:rsidDel="002B3257">
            <w:rPr>
              <w:rFonts w:eastAsiaTheme="minorEastAsia" w:hint="eastAsia"/>
              <w:lang w:val="zh-TW" w:eastAsia="zh-TW"/>
            </w:rPr>
            <w:delText>gadget</w:delText>
          </w:r>
        </w:del>
      </w:ins>
      <w:ins w:id="67" w:author="wang" w:date="2017-12-29T10:16:00Z">
        <w:r w:rsidR="002B3257">
          <w:rPr>
            <w:rFonts w:eastAsiaTheme="minorEastAsia" w:hint="eastAsia"/>
            <w:lang w:val="zh-TW" w:eastAsia="zh-TW"/>
          </w:rPr>
          <w:t>配件</w:t>
        </w:r>
      </w:ins>
      <w:ins w:id="68" w:author="weiwei" w:date="2017-12-29T20:48:00Z">
        <w:r>
          <w:rPr>
            <w:rFonts w:eastAsiaTheme="minorEastAsia" w:hint="eastAsia"/>
            <w:lang w:val="zh-TW" w:eastAsia="zh-TW"/>
          </w:rPr>
          <w:t>打断</w:t>
        </w:r>
        <w:del w:id="69" w:author="wang" w:date="2017-12-29T10:16:00Z">
          <w:r w:rsidDel="002B3257">
            <w:rPr>
              <w:rFonts w:eastAsiaTheme="minorEastAsia" w:hint="eastAsia"/>
              <w:lang w:val="zh-TW" w:eastAsia="zh-TW"/>
            </w:rPr>
            <w:delText>gadgets</w:delText>
          </w:r>
        </w:del>
      </w:ins>
      <w:ins w:id="70" w:author="wang" w:date="2017-12-29T10:16:00Z">
        <w:r w:rsidR="002B3257">
          <w:rPr>
            <w:rFonts w:eastAsiaTheme="minorEastAsia" w:hint="eastAsia"/>
            <w:lang w:val="zh-TW"/>
          </w:rPr>
          <w:t>配件</w:t>
        </w:r>
      </w:ins>
      <w:ins w:id="71" w:author="weiwei" w:date="2017-12-29T20:48:00Z">
        <w:r>
          <w:rPr>
            <w:rFonts w:eastAsiaTheme="minorEastAsia" w:hint="eastAsia"/>
            <w:lang w:val="zh-TW" w:eastAsia="zh-TW"/>
          </w:rPr>
          <w:t>链的历史覆盖攻击</w:t>
        </w:r>
        <w:r w:rsidR="000C7DE9">
          <w:rPr>
            <w:lang w:eastAsia="zh-TW"/>
          </w:rPr>
          <w:t>[</w:t>
        </w:r>
      </w:ins>
      <w:ins w:id="72" w:author="weiwei" w:date="2017-12-29T20:49:00Z">
        <w:r w:rsidR="000C7DE9">
          <w:rPr>
            <w:lang w:eastAsia="zh-TW"/>
          </w:rPr>
          <w:t>xx</w:t>
        </w:r>
      </w:ins>
      <w:ins w:id="73" w:author="weiwei" w:date="2017-12-29T20:48:00Z">
        <w:r>
          <w:rPr>
            <w:lang w:eastAsia="zh-TW"/>
          </w:rPr>
          <w:t>]</w:t>
        </w:r>
      </w:ins>
      <w:ins w:id="74" w:author="weiwei" w:date="2017-12-29T20:46:00Z">
        <w:r>
          <w:rPr>
            <w:rFonts w:eastAsiaTheme="minorEastAsia" w:hint="eastAsia"/>
            <w:lang w:val="zh-TW" w:eastAsia="zh-TW"/>
          </w:rPr>
          <w:t>，</w:t>
        </w:r>
        <w:r>
          <w:rPr>
            <w:rFonts w:eastAsiaTheme="minorEastAsia"/>
            <w:lang w:val="zh-TW" w:eastAsia="zh-TW"/>
          </w:rPr>
          <w:t>当</w:t>
        </w:r>
      </w:ins>
      <w:ins w:id="75" w:author="weiwei" w:date="2017-12-29T20:47:00Z">
        <w:del w:id="76" w:author="wang" w:date="2017-12-29T10:16:00Z">
          <w:r w:rsidDel="002B3257">
            <w:rPr>
              <w:rFonts w:eastAsiaTheme="minorEastAsia" w:hint="eastAsia"/>
              <w:lang w:val="zh-TW" w:eastAsia="zh-TW"/>
            </w:rPr>
            <w:delText>gadget</w:delText>
          </w:r>
        </w:del>
      </w:ins>
      <w:ins w:id="77" w:author="weiwei" w:date="2017-12-29T20:48:00Z">
        <w:del w:id="78" w:author="wang" w:date="2017-12-29T10:16:00Z">
          <w:r w:rsidDel="002B3257">
            <w:rPr>
              <w:rFonts w:eastAsia="PMingLiU"/>
              <w:lang w:val="zh-TW" w:eastAsia="zh-TW"/>
            </w:rPr>
            <w:delText>s</w:delText>
          </w:r>
        </w:del>
      </w:ins>
      <w:ins w:id="79" w:author="wang" w:date="2017-12-29T10:16:00Z">
        <w:r w:rsidR="002B3257">
          <w:rPr>
            <w:rFonts w:eastAsiaTheme="minorEastAsia" w:hint="eastAsia"/>
            <w:lang w:val="zh-TW"/>
          </w:rPr>
          <w:t>配件</w:t>
        </w:r>
      </w:ins>
      <w:ins w:id="80" w:author="weiwei" w:date="2017-12-29T20:47:00Z">
        <w:r>
          <w:rPr>
            <w:rFonts w:eastAsiaTheme="minorEastAsia" w:hint="eastAsia"/>
            <w:lang w:val="zh-TW" w:eastAsia="zh-TW"/>
          </w:rPr>
          <w:t>链</w:t>
        </w:r>
      </w:ins>
      <w:ins w:id="81" w:author="weiwei" w:date="2017-12-29T20:48:00Z">
        <w:r>
          <w:rPr>
            <w:rFonts w:eastAsiaTheme="minorEastAsia" w:hint="eastAsia"/>
            <w:lang w:val="zh-TW" w:eastAsia="zh-TW"/>
          </w:rPr>
          <w:t>始终</w:t>
        </w:r>
      </w:ins>
      <w:ins w:id="82" w:author="weiwei" w:date="2017-12-29T20:46:00Z">
        <w:r>
          <w:rPr>
            <w:rFonts w:eastAsiaTheme="minorEastAsia" w:hint="eastAsia"/>
            <w:lang w:val="zh-TW" w:eastAsia="zh-TW"/>
          </w:rPr>
          <w:t>低于阈值时，</w:t>
        </w:r>
        <w:r>
          <w:rPr>
            <w:rFonts w:eastAsiaTheme="minorEastAsia"/>
            <w:lang w:val="zh-TW" w:eastAsia="zh-TW"/>
          </w:rPr>
          <w:t>会</w:t>
        </w:r>
        <w:r>
          <w:rPr>
            <w:rFonts w:eastAsiaTheme="minorEastAsia" w:hint="eastAsia"/>
            <w:lang w:val="zh-TW" w:eastAsia="zh-TW"/>
          </w:rPr>
          <w:t>绕过</w:t>
        </w:r>
      </w:ins>
      <w:ins w:id="83" w:author="weiwei" w:date="2017-12-29T20:47:00Z">
        <w:r>
          <w:rPr>
            <w:lang w:eastAsia="zh-TW"/>
          </w:rPr>
          <w:t>kbouncer[10]</w:t>
        </w:r>
        <w:r>
          <w:rPr>
            <w:rFonts w:eastAsia="宋体" w:hint="eastAsia"/>
            <w:lang w:val="zh-TW" w:eastAsia="zh-TW"/>
          </w:rPr>
          <w:t>和</w:t>
        </w:r>
        <w:r>
          <w:rPr>
            <w:lang w:eastAsia="zh-TW"/>
          </w:rPr>
          <w:t>ROPecker[1]</w:t>
        </w:r>
        <w:r>
          <w:rPr>
            <w:rFonts w:eastAsiaTheme="minorEastAsia" w:hint="eastAsia"/>
            <w:lang w:eastAsia="zh-TW"/>
          </w:rPr>
          <w:t>的检测，</w:t>
        </w:r>
        <w:r>
          <w:rPr>
            <w:rFonts w:eastAsiaTheme="minorEastAsia"/>
            <w:lang w:eastAsia="zh-TW"/>
          </w:rPr>
          <w:t>但</w:t>
        </w:r>
      </w:ins>
      <w:del w:id="84" w:author="weiwei" w:date="2017-12-29T20:35:00Z">
        <w:r w:rsidR="00E15070" w:rsidDel="00122C92">
          <w:rPr>
            <w:rFonts w:eastAsia="宋体" w:hint="eastAsia"/>
            <w:lang w:val="zh-TW" w:eastAsia="zh-TW"/>
          </w:rPr>
          <w:delText>：</w:delText>
        </w:r>
        <w:r w:rsidR="00E15070" w:rsidDel="00122C92">
          <w:rPr>
            <w:lang w:eastAsia="zh-TW"/>
          </w:rPr>
          <w:delText>maxLength=10</w:delText>
        </w:r>
        <w:r w:rsidR="00E15070" w:rsidDel="00122C92">
          <w:rPr>
            <w:rFonts w:eastAsia="宋体" w:hint="eastAsia"/>
            <w:lang w:val="zh-TW" w:eastAsia="zh-TW"/>
          </w:rPr>
          <w:delText>和</w:delText>
        </w:r>
        <w:r w:rsidR="00E15070" w:rsidDel="00122C92">
          <w:rPr>
            <w:lang w:eastAsia="zh-TW"/>
          </w:rPr>
          <w:delText>maxLength=20</w:delText>
        </w:r>
        <w:r w:rsidR="00E15070" w:rsidDel="00122C92">
          <w:rPr>
            <w:rFonts w:eastAsia="宋体" w:hint="eastAsia"/>
            <w:lang w:val="zh-TW" w:eastAsia="zh-TW"/>
          </w:rPr>
          <w:delText>两种情形</w:delText>
        </w:r>
      </w:del>
    </w:p>
    <w:p w14:paraId="72BF5912" w14:textId="54F1E11D" w:rsidR="00122C92" w:rsidRDefault="00122C92">
      <w:pPr>
        <w:pStyle w:val="a0"/>
        <w:ind w:firstLine="372"/>
        <w:rPr>
          <w:moveTo w:id="85" w:author="weiwei" w:date="2017-12-29T20:35:00Z"/>
          <w:rFonts w:ascii="宋体" w:eastAsia="宋体" w:hAnsi="宋体" w:cs="宋体"/>
          <w:lang w:val="zh-TW" w:eastAsia="zh-TW"/>
        </w:rPr>
      </w:pPr>
      <w:moveToRangeStart w:id="86" w:author="weiwei" w:date="2017-12-29T20:35:00Z" w:name="move502343072"/>
      <w:moveTo w:id="87" w:author="weiwei" w:date="2017-12-29T20:35:00Z">
        <w:r>
          <w:rPr>
            <w:rFonts w:eastAsia="宋体" w:hint="eastAsia"/>
            <w:lang w:val="zh-TW" w:eastAsia="zh-TW"/>
          </w:rPr>
          <w:t>本文提出</w:t>
        </w:r>
      </w:moveTo>
      <w:ins w:id="88" w:author="weiwei" w:date="2017-12-29T20:39:00Z">
        <w:r w:rsidR="00EB1E04">
          <w:rPr>
            <w:rFonts w:eastAsiaTheme="minorEastAsia" w:hint="eastAsia"/>
            <w:lang w:val="zh-TW" w:eastAsia="zh-TW"/>
          </w:rPr>
          <w:t>的</w:t>
        </w:r>
      </w:ins>
      <w:moveTo w:id="89" w:author="weiwei" w:date="2017-12-29T20:35:00Z">
        <w:del w:id="90" w:author="weiwei" w:date="2017-12-29T20:39:00Z">
          <w:r w:rsidDel="00EB1E04">
            <w:rPr>
              <w:rFonts w:eastAsia="宋体" w:hint="eastAsia"/>
              <w:lang w:val="zh-TW" w:eastAsia="zh-TW"/>
            </w:rPr>
            <w:delText>了</w:delText>
          </w:r>
        </w:del>
      </w:moveTo>
      <w:ins w:id="91" w:author="weiwei" w:date="2017-12-29T20:39:00Z">
        <w:r w:rsidR="00EB1E04">
          <w:rPr>
            <w:lang w:eastAsia="zh-TW"/>
          </w:rPr>
          <w:t>BranchChecker</w:t>
        </w:r>
      </w:ins>
      <w:moveTo w:id="92" w:author="weiwei" w:date="2017-12-29T20:35:00Z">
        <w:del w:id="93" w:author="weiwei" w:date="2017-12-29T20:39:00Z">
          <w:r w:rsidDel="00EB1E04">
            <w:rPr>
              <w:lang w:eastAsia="zh-TW"/>
            </w:rPr>
            <w:delText>PerfCFI</w:delText>
          </w:r>
        </w:del>
        <w:r>
          <w:rPr>
            <w:rFonts w:eastAsia="宋体" w:hint="eastAsia"/>
            <w:lang w:val="zh-TW" w:eastAsia="zh-TW"/>
          </w:rPr>
          <w:t>检测方法，</w:t>
        </w:r>
        <w:del w:id="94" w:author="weiwei" w:date="2017-12-29T20:49:00Z">
          <w:r w:rsidDel="00EB1E04">
            <w:rPr>
              <w:rFonts w:eastAsia="宋体" w:hint="eastAsia"/>
              <w:lang w:val="zh-TW" w:eastAsia="zh-TW"/>
            </w:rPr>
            <w:delText>不同于</w:delText>
          </w:r>
          <w:r w:rsidDel="00EB1E04">
            <w:rPr>
              <w:lang w:eastAsia="zh-TW"/>
            </w:rPr>
            <w:delText>kbouncer[10]</w:delText>
          </w:r>
          <w:r w:rsidDel="00EB1E04">
            <w:rPr>
              <w:rFonts w:eastAsia="宋体" w:hint="eastAsia"/>
              <w:lang w:val="zh-TW" w:eastAsia="zh-TW"/>
            </w:rPr>
            <w:delText>和</w:delText>
          </w:r>
          <w:r w:rsidDel="00EB1E04">
            <w:rPr>
              <w:lang w:eastAsia="zh-TW"/>
            </w:rPr>
            <w:delText>ROPecker[1]</w:delText>
          </w:r>
          <w:r w:rsidDel="00EB1E04">
            <w:rPr>
              <w:rFonts w:eastAsia="宋体" w:hint="eastAsia"/>
              <w:lang w:val="zh-TW" w:eastAsia="zh-TW"/>
            </w:rPr>
            <w:delText>，是针对所有可能用于攻击的间接分支进行</w:delText>
          </w:r>
          <w:r w:rsidDel="00EB1E04">
            <w:rPr>
              <w:lang w:eastAsia="zh-TW"/>
            </w:rPr>
            <w:delText>ROP</w:delText>
          </w:r>
          <w:r w:rsidDel="00EB1E04">
            <w:rPr>
              <w:rFonts w:eastAsia="宋体" w:hint="eastAsia"/>
              <w:lang w:val="zh-TW" w:eastAsia="zh-TW"/>
            </w:rPr>
            <w:delText>检测，能够有效避开两者由于</w:delText>
          </w:r>
          <w:r w:rsidDel="00EB1E04">
            <w:rPr>
              <w:lang w:eastAsia="zh-TW"/>
            </w:rPr>
            <w:delText>LBR</w:delText>
          </w:r>
          <w:r w:rsidDel="00EB1E04">
            <w:rPr>
              <w:rFonts w:eastAsia="宋体" w:hint="eastAsia"/>
              <w:lang w:val="zh-TW" w:eastAsia="zh-TW"/>
            </w:rPr>
            <w:delText>有限引起的绕过问题。针对通过</w:delText>
          </w:r>
          <w:r w:rsidDel="00EB1E04">
            <w:rPr>
              <w:lang w:eastAsia="zh-TW"/>
            </w:rPr>
            <w:delText>kbouncer</w:delText>
          </w:r>
          <w:r w:rsidDel="00EB1E04">
            <w:rPr>
              <w:rFonts w:eastAsia="宋体" w:hint="eastAsia"/>
              <w:lang w:val="zh-TW" w:eastAsia="zh-TW"/>
            </w:rPr>
            <w:delText>和</w:delText>
          </w:r>
          <w:r w:rsidDel="00EB1E04">
            <w:rPr>
              <w:lang w:eastAsia="zh-TW"/>
            </w:rPr>
            <w:delText>ROPecker</w:delText>
          </w:r>
          <w:r w:rsidDel="00EB1E04">
            <w:rPr>
              <w:rFonts w:eastAsia="宋体" w:hint="eastAsia"/>
              <w:lang w:val="zh-TW" w:eastAsia="zh-TW"/>
            </w:rPr>
            <w:delText>会被长</w:delText>
          </w:r>
          <w:r w:rsidDel="00EB1E04">
            <w:rPr>
              <w:lang w:eastAsia="zh-TW"/>
            </w:rPr>
            <w:delText>gadget</w:delText>
          </w:r>
          <w:r w:rsidDel="00EB1E04">
            <w:rPr>
              <w:rFonts w:eastAsia="宋体" w:hint="eastAsia"/>
              <w:lang w:val="zh-TW" w:eastAsia="zh-TW"/>
            </w:rPr>
            <w:delText>打破检测链的问题，</w:delText>
          </w:r>
        </w:del>
        <w:r>
          <w:rPr>
            <w:rFonts w:eastAsia="宋体" w:hint="eastAsia"/>
            <w:lang w:val="zh-TW" w:eastAsia="zh-TW"/>
          </w:rPr>
          <w:t>本文引入了两种新的检测方式：</w:t>
        </w:r>
      </w:moveTo>
    </w:p>
    <w:p w14:paraId="31C8F10A" w14:textId="77777777" w:rsidR="00122C92" w:rsidRDefault="00122C92" w:rsidP="00122C92">
      <w:pPr>
        <w:pStyle w:val="a0"/>
        <w:numPr>
          <w:ilvl w:val="0"/>
          <w:numId w:val="3"/>
        </w:numPr>
        <w:tabs>
          <w:tab w:val="clear" w:pos="357"/>
          <w:tab w:val="num" w:pos="927"/>
        </w:tabs>
        <w:suppressAutoHyphens/>
        <w:ind w:left="927" w:hanging="555"/>
        <w:rPr>
          <w:moveTo w:id="95" w:author="weiwei" w:date="2017-12-29T20:35:00Z"/>
          <w:rFonts w:ascii="宋体" w:eastAsia="宋体" w:hAnsi="宋体" w:cs="宋体"/>
          <w:lang w:val="zh-TW" w:eastAsia="zh-TW"/>
        </w:rPr>
      </w:pPr>
      <w:moveTo w:id="96" w:author="weiwei" w:date="2017-12-29T20:35:00Z">
        <w:r>
          <w:rPr>
            <w:rFonts w:eastAsia="宋体" w:hint="eastAsia"/>
            <w:lang w:eastAsia="zh-TW"/>
          </w:rPr>
          <w:t>本文提出了长无效</w:t>
        </w:r>
        <w:r>
          <w:t>gadget</w:t>
        </w:r>
        <w:r>
          <w:rPr>
            <w:rFonts w:eastAsia="宋体" w:hint="eastAsia"/>
            <w:lang w:eastAsia="zh-TW"/>
          </w:rPr>
          <w:t>概念及检测方法，能够有效检测</w:t>
        </w:r>
        <w:r>
          <w:t>gadget</w:t>
        </w:r>
        <w:r>
          <w:rPr>
            <w:rFonts w:eastAsia="宋体" w:hint="eastAsia"/>
            <w:lang w:eastAsia="zh-TW"/>
          </w:rPr>
          <w:t>链中基本不修改架构状态的长</w:t>
        </w:r>
        <w:r>
          <w:t>gadget</w:t>
        </w:r>
        <w:r>
          <w:rPr>
            <w:rFonts w:eastAsia="宋体" w:hint="eastAsia"/>
            <w:lang w:eastAsia="zh-TW"/>
          </w:rPr>
          <w:t>，规避此类长</w:t>
        </w:r>
        <w:r>
          <w:t>gadget</w:t>
        </w:r>
        <w:r>
          <w:rPr>
            <w:rFonts w:eastAsia="宋体" w:hint="eastAsia"/>
            <w:lang w:eastAsia="zh-TW"/>
          </w:rPr>
          <w:t>引入历史刷新及破坏攻击问题；</w:t>
        </w:r>
      </w:moveTo>
    </w:p>
    <w:p w14:paraId="04D3DCE3" w14:textId="597BC148" w:rsidR="00122C92" w:rsidRDefault="00122C92" w:rsidP="00122C92">
      <w:pPr>
        <w:pStyle w:val="a0"/>
        <w:numPr>
          <w:ilvl w:val="0"/>
          <w:numId w:val="3"/>
        </w:numPr>
        <w:tabs>
          <w:tab w:val="clear" w:pos="357"/>
          <w:tab w:val="num" w:pos="927"/>
        </w:tabs>
        <w:suppressAutoHyphens/>
        <w:ind w:left="927" w:hanging="555"/>
        <w:rPr>
          <w:moveTo w:id="97" w:author="weiwei" w:date="2017-12-29T20:35:00Z"/>
          <w:rFonts w:ascii="宋体" w:eastAsia="宋体" w:hAnsi="宋体" w:cs="宋体"/>
          <w:lang w:val="zh-TW" w:eastAsia="zh-TW"/>
        </w:rPr>
      </w:pPr>
      <w:moveTo w:id="98" w:author="weiwei" w:date="2017-12-29T20:35:00Z">
        <w:del w:id="99" w:author="weiwei" w:date="2017-12-29T20:52:00Z">
          <w:r w:rsidDel="000C7DE9">
            <w:rPr>
              <w:rFonts w:eastAsia="宋体" w:hint="eastAsia"/>
              <w:lang w:eastAsia="zh-TW"/>
            </w:rPr>
            <w:delText>本文引入的系统调用参数检测方法，通过判断其与最近检测出</w:delText>
          </w:r>
          <w:r w:rsidDel="000C7DE9">
            <w:delText>gadget</w:delText>
          </w:r>
          <w:r w:rsidDel="000C7DE9">
            <w:rPr>
              <w:rFonts w:eastAsia="宋体" w:hint="eastAsia"/>
              <w:lang w:eastAsia="zh-TW"/>
            </w:rPr>
            <w:delText>时保存的系统架构值之间</w:delText>
          </w:r>
          <w:r w:rsidDel="000C7DE9">
            <w:rPr>
              <w:rFonts w:eastAsia="宋体" w:hint="eastAsia"/>
              <w:lang w:eastAsia="zh-TW"/>
            </w:rPr>
            <w:lastRenderedPageBreak/>
            <w:delText>相似度来检测</w:delText>
          </w:r>
          <w:r w:rsidDel="000C7DE9">
            <w:delText>ROP</w:delText>
          </w:r>
          <w:r w:rsidDel="000C7DE9">
            <w:rPr>
              <w:rFonts w:eastAsia="宋体" w:hint="eastAsia"/>
              <w:lang w:eastAsia="zh-TW"/>
            </w:rPr>
            <w:delText>攻击。</w:delText>
          </w:r>
        </w:del>
      </w:moveTo>
      <w:ins w:id="100" w:author="weiwei" w:date="2017-12-29T20:51:00Z">
        <w:r w:rsidR="000C7DE9">
          <w:rPr>
            <w:rFonts w:eastAsiaTheme="minorEastAsia" w:hint="eastAsia"/>
          </w:rPr>
          <w:t>不管是破坏攻击还是历史覆盖攻击，</w:t>
        </w:r>
        <w:r w:rsidR="000C7DE9">
          <w:rPr>
            <w:rFonts w:eastAsiaTheme="minorEastAsia"/>
          </w:rPr>
          <w:t>最终</w:t>
        </w:r>
        <w:r w:rsidR="000C7DE9">
          <w:rPr>
            <w:rFonts w:eastAsiaTheme="minorEastAsia" w:hint="eastAsia"/>
          </w:rPr>
          <w:t>通常是</w:t>
        </w:r>
      </w:ins>
      <w:ins w:id="101" w:author="weiwei" w:date="2017-12-29T20:52:00Z">
        <w:r w:rsidR="000C7DE9">
          <w:rPr>
            <w:rFonts w:eastAsiaTheme="minorEastAsia" w:hint="eastAsia"/>
          </w:rPr>
          <w:t>通过一个短的</w:t>
        </w:r>
        <w:r w:rsidR="000C7DE9">
          <w:rPr>
            <w:rFonts w:eastAsiaTheme="minorEastAsia" w:hint="eastAsia"/>
          </w:rPr>
          <w:t>gadgets</w:t>
        </w:r>
        <w:r w:rsidR="000C7DE9">
          <w:rPr>
            <w:rFonts w:eastAsiaTheme="minorEastAsia" w:hint="eastAsia"/>
          </w:rPr>
          <w:t>链来控制系统调用的参数，进行敏感系统调用</w:t>
        </w:r>
      </w:ins>
      <w:moveTo w:id="102" w:author="weiwei" w:date="2017-12-29T20:35:00Z">
        <w:del w:id="103" w:author="weiwei" w:date="2017-12-29T20:51:00Z">
          <w:r w:rsidDel="000C7DE9">
            <w:rPr>
              <w:rFonts w:eastAsia="宋体" w:hint="eastAsia"/>
              <w:lang w:eastAsia="zh-TW"/>
            </w:rPr>
            <w:delText>对于</w:delText>
          </w:r>
          <w:r w:rsidDel="000C7DE9">
            <w:delText>ROP</w:delText>
          </w:r>
          <w:r w:rsidDel="000C7DE9">
            <w:rPr>
              <w:rFonts w:eastAsia="宋体" w:hint="eastAsia"/>
              <w:lang w:eastAsia="zh-TW"/>
            </w:rPr>
            <w:delText>攻击链中引起大量架构状态修改的</w:delText>
          </w:r>
          <w:r w:rsidDel="000C7DE9">
            <w:delText>gadget</w:delText>
          </w:r>
          <w:r w:rsidDel="000C7DE9">
            <w:rPr>
              <w:rFonts w:eastAsia="宋体" w:hint="eastAsia"/>
              <w:lang w:eastAsia="zh-TW"/>
            </w:rPr>
            <w:delText>，虽然会打破本文的常规</w:delText>
          </w:r>
          <w:r w:rsidDel="000C7DE9">
            <w:delText>ROP</w:delText>
          </w:r>
          <w:r w:rsidDel="000C7DE9">
            <w:rPr>
              <w:rFonts w:eastAsia="宋体" w:hint="eastAsia"/>
              <w:lang w:eastAsia="zh-TW"/>
            </w:rPr>
            <w:delText>检测链。但在进行最终高危行为（通常为系统调用）之前，攻击者依旧需要短的</w:delText>
          </w:r>
          <w:r w:rsidDel="000C7DE9">
            <w:delText>gadget</w:delText>
          </w:r>
          <w:r w:rsidDel="000C7DE9">
            <w:rPr>
              <w:rFonts w:eastAsia="宋体" w:hint="eastAsia"/>
              <w:lang w:eastAsia="zh-TW"/>
            </w:rPr>
            <w:delText>链来恢复系统调用所需的状态，会被</w:delText>
          </w:r>
          <w:r w:rsidDel="000C7DE9">
            <w:delText>PerfCFI</w:delText>
          </w:r>
          <w:r w:rsidDel="000C7DE9">
            <w:rPr>
              <w:rFonts w:eastAsia="宋体" w:hint="eastAsia"/>
              <w:lang w:eastAsia="zh-TW"/>
            </w:rPr>
            <w:delText>检测到并保存当时系统状态，如果，在攻击者进行系统调用时被</w:delText>
          </w:r>
          <w:r w:rsidDel="000C7DE9">
            <w:delText>PerfCFI</w:delText>
          </w:r>
          <w:r w:rsidDel="000C7DE9">
            <w:rPr>
              <w:rFonts w:eastAsia="宋体" w:hint="eastAsia"/>
              <w:lang w:eastAsia="zh-TW"/>
            </w:rPr>
            <w:delText>拦截，</w:delText>
          </w:r>
        </w:del>
      </w:moveTo>
      <w:ins w:id="104" w:author="weiwei" w:date="2017-12-29T20:53:00Z">
        <w:r w:rsidR="000C7DE9">
          <w:rPr>
            <w:rFonts w:eastAsia="宋体" w:hint="eastAsia"/>
          </w:rPr>
          <w:t>。</w:t>
        </w:r>
        <w:r w:rsidR="000C7DE9">
          <w:rPr>
            <w:rFonts w:eastAsia="宋体"/>
          </w:rPr>
          <w:t>针对</w:t>
        </w:r>
        <w:r w:rsidR="000C7DE9">
          <w:rPr>
            <w:rFonts w:eastAsia="宋体" w:hint="eastAsia"/>
          </w:rPr>
          <w:t>该</w:t>
        </w:r>
        <w:r w:rsidR="000C7DE9">
          <w:rPr>
            <w:rFonts w:eastAsia="宋体"/>
          </w:rPr>
          <w:t>特征</w:t>
        </w:r>
        <w:r w:rsidR="000C7DE9">
          <w:rPr>
            <w:rFonts w:eastAsia="宋体" w:hint="eastAsia"/>
          </w:rPr>
          <w:t>，</w:t>
        </w:r>
        <w:r w:rsidR="000C7DE9">
          <w:rPr>
            <w:rFonts w:eastAsia="宋体" w:hint="eastAsia"/>
            <w:lang w:eastAsia="zh-TW"/>
          </w:rPr>
          <w:t>本文引入的系统调用参数检测方法，通过判断其与最近</w:t>
        </w:r>
        <w:bookmarkStart w:id="105" w:name="_GoBack"/>
        <w:bookmarkEnd w:id="105"/>
        <w:r w:rsidR="000C7DE9">
          <w:rPr>
            <w:rFonts w:eastAsia="宋体" w:hint="eastAsia"/>
            <w:lang w:eastAsia="zh-TW"/>
          </w:rPr>
          <w:t>检测出</w:t>
        </w:r>
        <w:r w:rsidR="000C7DE9">
          <w:t>gadget</w:t>
        </w:r>
        <w:r w:rsidR="000C7DE9">
          <w:rPr>
            <w:rFonts w:eastAsia="宋体" w:hint="eastAsia"/>
            <w:lang w:eastAsia="zh-TW"/>
          </w:rPr>
          <w:t>时保存的系统架构值之间相似度来检测</w:t>
        </w:r>
        <w:r w:rsidR="000C7DE9">
          <w:t>ROP</w:t>
        </w:r>
        <w:r w:rsidR="000C7DE9">
          <w:rPr>
            <w:rFonts w:eastAsia="宋体" w:hint="eastAsia"/>
            <w:lang w:eastAsia="zh-TW"/>
          </w:rPr>
          <w:t>攻击。</w:t>
        </w:r>
      </w:ins>
      <w:moveTo w:id="106" w:author="weiwei" w:date="2017-12-29T20:35:00Z">
        <w:del w:id="107" w:author="weiwei" w:date="2017-12-29T20:53:00Z">
          <w:r w:rsidDel="000C7DE9">
            <w:rPr>
              <w:rFonts w:eastAsia="宋体" w:hint="eastAsia"/>
              <w:lang w:eastAsia="zh-TW"/>
            </w:rPr>
            <w:delText>。</w:delText>
          </w:r>
        </w:del>
      </w:moveTo>
    </w:p>
    <w:p w14:paraId="279DFB53" w14:textId="007EB8BF" w:rsidR="00122C92" w:rsidRPr="00122C92" w:rsidRDefault="00122C92" w:rsidP="00122C92">
      <w:pPr>
        <w:pStyle w:val="a0"/>
        <w:ind w:firstLine="372"/>
        <w:rPr>
          <w:ins w:id="108" w:author="weiwei" w:date="2017-12-29T20:35:00Z"/>
          <w:rFonts w:eastAsia="PMingLiU"/>
          <w:b/>
          <w:lang w:val="zh-TW" w:eastAsia="zh-TW"/>
          <w:rPrChange w:id="109" w:author="weiwei" w:date="2017-12-29T20:35:00Z">
            <w:rPr>
              <w:ins w:id="110" w:author="weiwei" w:date="2017-12-29T20:35:00Z"/>
              <w:rFonts w:eastAsia="PMingLiU"/>
              <w:lang w:val="zh-TW" w:eastAsia="zh-TW"/>
            </w:rPr>
          </w:rPrChange>
        </w:rPr>
      </w:pPr>
      <w:moveTo w:id="111" w:author="weiwei" w:date="2017-12-29T20:35:00Z">
        <w:r>
          <w:rPr>
            <w:rFonts w:eastAsia="宋体" w:hint="eastAsia"/>
            <w:lang w:val="zh-TW" w:eastAsia="zh-TW"/>
          </w:rPr>
          <w:t>根据分析可知，本文提出的</w:t>
        </w:r>
        <w:r>
          <w:rPr>
            <w:lang w:eastAsia="zh-TW"/>
          </w:rPr>
          <w:t>PerfCFI</w:t>
        </w:r>
        <w:r>
          <w:rPr>
            <w:rFonts w:eastAsia="宋体" w:hint="eastAsia"/>
            <w:lang w:val="zh-TW" w:eastAsia="zh-TW"/>
          </w:rPr>
          <w:t>方法能够有效的避开</w:t>
        </w:r>
        <w:commentRangeStart w:id="112"/>
        <w:r>
          <w:rPr>
            <w:lang w:eastAsia="zh-TW"/>
          </w:rPr>
          <w:t>kbouncer</w:t>
        </w:r>
        <w:r>
          <w:rPr>
            <w:rFonts w:eastAsia="宋体" w:hint="eastAsia"/>
            <w:lang w:val="zh-TW" w:eastAsia="zh-TW"/>
          </w:rPr>
          <w:t>和</w:t>
        </w:r>
        <w:r>
          <w:rPr>
            <w:lang w:eastAsia="zh-TW"/>
          </w:rPr>
          <w:t>ROPecker</w:t>
        </w:r>
        <w:r>
          <w:rPr>
            <w:rFonts w:eastAsia="宋体" w:hint="eastAsia"/>
            <w:lang w:val="zh-TW" w:eastAsia="zh-TW"/>
          </w:rPr>
          <w:t>的</w:t>
        </w:r>
      </w:moveTo>
      <w:ins w:id="113" w:author="weiwei" w:date="2017-12-29T20:40:00Z">
        <w:r w:rsidR="00EB1E04">
          <w:rPr>
            <w:rFonts w:eastAsiaTheme="minorEastAsia" w:hint="eastAsia"/>
            <w:lang w:val="zh-TW" w:eastAsia="zh-TW"/>
          </w:rPr>
          <w:t>历史覆盖</w:t>
        </w:r>
      </w:ins>
      <w:commentRangeEnd w:id="112"/>
      <w:r w:rsidR="00463D6F">
        <w:rPr>
          <w:rStyle w:val="aa"/>
          <w:rFonts w:eastAsiaTheme="minorEastAsia"/>
          <w:color w:val="auto"/>
          <w:kern w:val="0"/>
          <w:lang w:eastAsia="en-US"/>
        </w:rPr>
        <w:commentReference w:id="112"/>
      </w:r>
      <w:moveTo w:id="114" w:author="weiwei" w:date="2017-12-29T20:35:00Z">
        <w:del w:id="115" w:author="weiwei" w:date="2017-12-29T20:40:00Z">
          <w:r w:rsidDel="00EB1E04">
            <w:rPr>
              <w:rFonts w:eastAsia="宋体" w:hint="eastAsia"/>
              <w:lang w:val="zh-TW" w:eastAsia="zh-TW"/>
            </w:rPr>
            <w:delText>刷新历史</w:delText>
          </w:r>
        </w:del>
        <w:r>
          <w:rPr>
            <w:rFonts w:eastAsia="宋体" w:hint="eastAsia"/>
            <w:lang w:val="zh-TW" w:eastAsia="zh-TW"/>
          </w:rPr>
          <w:t>以及破坏攻击问题。</w:t>
        </w:r>
        <w:del w:id="116" w:author="weiwei" w:date="2017-12-29T20:53:00Z">
          <w:r w:rsidDel="000C7DE9">
            <w:rPr>
              <w:rFonts w:eastAsia="宋体" w:hint="eastAsia"/>
              <w:lang w:val="zh-TW" w:eastAsia="zh-TW"/>
            </w:rPr>
            <w:delText>为了进一步验证</w:delText>
          </w:r>
          <w:r w:rsidDel="000C7DE9">
            <w:rPr>
              <w:lang w:eastAsia="zh-TW"/>
            </w:rPr>
            <w:delText>PerfCFI</w:delText>
          </w:r>
          <w:r w:rsidDel="000C7DE9">
            <w:rPr>
              <w:rFonts w:eastAsia="宋体" w:hint="eastAsia"/>
              <w:lang w:val="zh-TW" w:eastAsia="zh-TW"/>
            </w:rPr>
            <w:delText>的有效性，</w:delText>
          </w:r>
        </w:del>
      </w:moveTo>
      <w:moveToRangeEnd w:id="86"/>
    </w:p>
    <w:p w14:paraId="2EFEF258" w14:textId="5FB08E6D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为了进一步验证</w:t>
      </w:r>
      <w:ins w:id="117" w:author="weiwei" w:date="2017-12-29T20:42:00Z">
        <w:r w:rsidR="00EB1E04">
          <w:rPr>
            <w:lang w:eastAsia="zh-TW"/>
          </w:rPr>
          <w:t>BranchChecker</w:t>
        </w:r>
        <w:r w:rsidR="00EB1E04">
          <w:rPr>
            <w:rFonts w:eastAsiaTheme="minorEastAsia" w:hint="eastAsia"/>
            <w:lang w:eastAsia="zh-TW"/>
          </w:rPr>
          <w:t>是否</w:t>
        </w:r>
      </w:ins>
      <w:del w:id="118" w:author="weiwei" w:date="2017-12-29T20:42:00Z">
        <w:r w:rsidDel="00EB1E04">
          <w:rPr>
            <w:lang w:eastAsia="zh-TW"/>
          </w:rPr>
          <w:delText>PerfCFI</w:delText>
        </w:r>
      </w:del>
      <w:r>
        <w:rPr>
          <w:rFonts w:eastAsia="宋体" w:hint="eastAsia"/>
          <w:lang w:val="zh-TW" w:eastAsia="zh-TW"/>
        </w:rPr>
        <w:t>能</w:t>
      </w:r>
      <w:ins w:id="119" w:author="weiwei" w:date="2017-12-29T20:42:00Z">
        <w:r w:rsidR="00EB1E04">
          <w:rPr>
            <w:rFonts w:eastAsiaTheme="minorEastAsia" w:hint="eastAsia"/>
            <w:lang w:val="zh-TW" w:eastAsia="zh-TW"/>
          </w:rPr>
          <w:t>够避开</w:t>
        </w:r>
        <w:r w:rsidR="00EB1E04">
          <w:rPr>
            <w:lang w:eastAsia="zh-TW"/>
          </w:rPr>
          <w:t>kbouncer</w:t>
        </w:r>
        <w:r w:rsidR="00EB1E04">
          <w:rPr>
            <w:rFonts w:eastAsia="宋体" w:hint="eastAsia"/>
            <w:lang w:val="zh-TW" w:eastAsia="zh-TW"/>
          </w:rPr>
          <w:t>和</w:t>
        </w:r>
        <w:r w:rsidR="00EB1E04">
          <w:rPr>
            <w:lang w:eastAsia="zh-TW"/>
          </w:rPr>
          <w:t>ROPecker</w:t>
        </w:r>
        <w:r w:rsidR="00EB1E04">
          <w:rPr>
            <w:rFonts w:eastAsia="宋体" w:hint="eastAsia"/>
            <w:lang w:val="zh-TW" w:eastAsia="zh-TW"/>
          </w:rPr>
          <w:t>的</w:t>
        </w:r>
        <w:r w:rsidR="00EB1E04">
          <w:rPr>
            <w:rFonts w:eastAsiaTheme="minorEastAsia" w:hint="eastAsia"/>
            <w:lang w:val="zh-TW" w:eastAsia="zh-TW"/>
          </w:rPr>
          <w:t>历史覆盖</w:t>
        </w:r>
        <w:r w:rsidR="00EB1E04">
          <w:rPr>
            <w:rFonts w:eastAsia="宋体" w:hint="eastAsia"/>
            <w:lang w:val="zh-TW" w:eastAsia="zh-TW"/>
          </w:rPr>
          <w:t>以及破坏攻击问题，</w:t>
        </w:r>
      </w:ins>
      <w:del w:id="120" w:author="weiwei" w:date="2017-12-29T20:42:00Z">
        <w:r w:rsidDel="00EB1E04">
          <w:rPr>
            <w:rFonts w:eastAsia="宋体" w:hint="eastAsia"/>
            <w:lang w:val="zh-TW" w:eastAsia="zh-TW"/>
          </w:rPr>
          <w:delText>否</w:delText>
        </w:r>
      </w:del>
      <w:r>
        <w:rPr>
          <w:rFonts w:eastAsia="宋体" w:hint="eastAsia"/>
          <w:lang w:val="zh-TW" w:eastAsia="zh-TW"/>
        </w:rPr>
        <w:t>检测较短</w:t>
      </w:r>
      <w:del w:id="121" w:author="wang" w:date="2017-12-29T10:17:00Z">
        <w:r w:rsidDel="00BC73B8">
          <w:rPr>
            <w:lang w:eastAsia="zh-TW"/>
          </w:rPr>
          <w:delText>gadget</w:delText>
        </w:r>
      </w:del>
      <w:ins w:id="122" w:author="wang" w:date="2017-12-29T10:17:00Z">
        <w:r w:rsidR="00BC73B8">
          <w:rPr>
            <w:rFonts w:eastAsiaTheme="minorEastAsia" w:hint="eastAsia"/>
          </w:rPr>
          <w:t>配件</w:t>
        </w:r>
      </w:ins>
      <w:r>
        <w:rPr>
          <w:rFonts w:eastAsia="宋体" w:hint="eastAsia"/>
          <w:lang w:val="zh-TW" w:eastAsia="zh-TW"/>
        </w:rPr>
        <w:t>链构成的</w:t>
      </w:r>
      <w:r>
        <w:rPr>
          <w:lang w:eastAsia="zh-TW"/>
        </w:rPr>
        <w:t>ROP</w:t>
      </w:r>
      <w:r>
        <w:rPr>
          <w:rFonts w:eastAsia="宋体" w:hint="eastAsia"/>
          <w:lang w:val="zh-TW" w:eastAsia="zh-TW"/>
        </w:rPr>
        <w:t>攻击。本文构造了一个通过较短的</w:t>
      </w:r>
      <w:del w:id="123" w:author="wang" w:date="2017-12-29T10:17:00Z">
        <w:r w:rsidDel="00AB0561">
          <w:rPr>
            <w:lang w:eastAsia="zh-TW"/>
          </w:rPr>
          <w:delText>gadget</w:delText>
        </w:r>
      </w:del>
      <w:ins w:id="124" w:author="wang" w:date="2017-12-29T10:17:00Z">
        <w:r w:rsidR="00AB0561">
          <w:rPr>
            <w:rFonts w:eastAsiaTheme="minorEastAsia" w:hint="eastAsia"/>
            <w:lang w:eastAsia="zh-TW"/>
          </w:rPr>
          <w:t>配件</w:t>
        </w:r>
      </w:ins>
      <w:r>
        <w:rPr>
          <w:rFonts w:eastAsia="宋体" w:hint="eastAsia"/>
          <w:lang w:val="zh-TW" w:eastAsia="zh-TW"/>
        </w:rPr>
        <w:t>链（未超过阈值</w:t>
      </w:r>
      <w:r>
        <w:rPr>
          <w:lang w:eastAsia="zh-TW"/>
        </w:rPr>
        <w:t>)</w:t>
      </w:r>
      <w:r>
        <w:rPr>
          <w:rFonts w:eastAsia="宋体" w:hint="eastAsia"/>
          <w:lang w:val="zh-TW" w:eastAsia="zh-TW"/>
        </w:rPr>
        <w:t>调用系统调用来完成</w:t>
      </w:r>
      <w:r>
        <w:rPr>
          <w:lang w:eastAsia="zh-TW"/>
        </w:rPr>
        <w:t>ROP</w:t>
      </w:r>
      <w:r>
        <w:rPr>
          <w:rFonts w:eastAsia="宋体" w:hint="eastAsia"/>
          <w:lang w:val="zh-TW" w:eastAsia="zh-TW"/>
        </w:rPr>
        <w:t>攻击的攻击实例，如图</w:t>
      </w:r>
      <w:r>
        <w:rPr>
          <w:lang w:eastAsia="zh-TW"/>
        </w:rPr>
        <w:t>5</w:t>
      </w:r>
      <w:r>
        <w:rPr>
          <w:rFonts w:eastAsia="宋体" w:hint="eastAsia"/>
          <w:lang w:val="zh-TW" w:eastAsia="zh-TW"/>
        </w:rPr>
        <w:t>所示，该攻击利用缓冲区溢出漏洞进行</w:t>
      </w:r>
      <w:r>
        <w:rPr>
          <w:lang w:eastAsia="zh-TW"/>
        </w:rPr>
        <w:t>ROP</w:t>
      </w:r>
      <w:r>
        <w:rPr>
          <w:rFonts w:eastAsia="宋体" w:hint="eastAsia"/>
          <w:lang w:val="zh-TW" w:eastAsia="zh-TW"/>
        </w:rPr>
        <w:t>攻击，攻击链由</w:t>
      </w:r>
      <w:r>
        <w:rPr>
          <w:lang w:eastAsia="zh-TW"/>
        </w:rPr>
        <w:t>3</w:t>
      </w:r>
      <w:r>
        <w:rPr>
          <w:rFonts w:eastAsia="宋体" w:hint="eastAsia"/>
          <w:lang w:val="zh-TW" w:eastAsia="zh-TW"/>
        </w:rPr>
        <w:t>个</w:t>
      </w:r>
      <w:del w:id="125" w:author="wang" w:date="2017-12-29T10:17:00Z">
        <w:r w:rsidDel="00152F39">
          <w:rPr>
            <w:lang w:eastAsia="zh-TW"/>
          </w:rPr>
          <w:delText>gadget</w:delText>
        </w:r>
      </w:del>
      <w:ins w:id="126" w:author="wang" w:date="2017-12-29T10:17:00Z">
        <w:r w:rsidR="00152F39">
          <w:rPr>
            <w:rFonts w:eastAsiaTheme="minorEastAsia" w:hint="eastAsia"/>
            <w:lang w:eastAsia="zh-TW"/>
          </w:rPr>
          <w:t>配件</w:t>
        </w:r>
      </w:ins>
      <w:r>
        <w:rPr>
          <w:rFonts w:eastAsia="宋体" w:hint="eastAsia"/>
          <w:lang w:val="zh-TW" w:eastAsia="zh-TW"/>
        </w:rPr>
        <w:t>构成：</w:t>
      </w:r>
      <w:r>
        <w:rPr>
          <w:lang w:eastAsia="zh-TW"/>
        </w:rPr>
        <w:t>1) pop rdi;ret ; 2) pop rax;pop rdx;pop rbx;ret ; 3) syscall</w:t>
      </w:r>
      <w:r>
        <w:rPr>
          <w:rFonts w:eastAsia="宋体" w:hint="eastAsia"/>
          <w:lang w:val="zh-TW" w:eastAsia="zh-TW"/>
        </w:rPr>
        <w:t>。</w:t>
      </w:r>
    </w:p>
    <w:p w14:paraId="05A3E773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</w:p>
    <w:p w14:paraId="7BF2D335" w14:textId="77777777" w:rsidR="00E15070" w:rsidRDefault="00E15070" w:rsidP="00E15070">
      <w:pPr>
        <w:pStyle w:val="a0"/>
        <w:ind w:firstLine="372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3E3BDE70" wp14:editId="19D13679">
                <wp:simplePos x="0" y="0"/>
                <wp:positionH relativeFrom="column">
                  <wp:posOffset>1154430</wp:posOffset>
                </wp:positionH>
                <wp:positionV relativeFrom="line">
                  <wp:posOffset>-196850</wp:posOffset>
                </wp:positionV>
                <wp:extent cx="2840990" cy="1462406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990" cy="146240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4EC2FA3C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#include &lt;stdio.h&gt;</w:t>
                            </w:r>
                          </w:p>
                          <w:p w14:paraId="2906B58D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int main() {</w:t>
                            </w:r>
                          </w:p>
                          <w:p w14:paraId="016FAF54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char name[64];</w:t>
                            </w:r>
                          </w:p>
                          <w:p w14:paraId="34A5D979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printf("%p\n", name);       // Print address of buffer.</w:t>
                            </w:r>
                          </w:p>
                          <w:p w14:paraId="5994B406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puts("What's your name?");</w:t>
                            </w:r>
                          </w:p>
                          <w:p w14:paraId="38CB30F2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gets(name);             // buffer overflow bug</w:t>
                            </w:r>
                          </w:p>
                          <w:p w14:paraId="66217F24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printf("Hello, %s!\n", name);</w:t>
                            </w:r>
                          </w:p>
                          <w:p w14:paraId="2E177001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}</w:t>
                            </w:r>
                          </w:p>
                          <w:p w14:paraId="5430ADBB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return 0;</w:t>
                            </w:r>
                          </w:p>
                          <w:p w14:paraId="6A85B0D4" w14:textId="77777777" w:rsidR="00E15070" w:rsidRDefault="00E15070" w:rsidP="00E15070">
                            <w:pPr>
                              <w:pStyle w:val="A6"/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3BDE70" id="officeArt object" o:spid="_x0000_s1026" style="position:absolute;left:0;text-align:left;margin-left:90.9pt;margin-top:-15.5pt;width:223.7pt;height:115.15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" filled="f" stroked="f" strokeweight="1pt">
                <v:stroke miterlimit="4"/>
                <v:textbox inset="0,0,0,0">
                  <w:txbxContent>
                    <w:p w14:paraId="4EC2FA3C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#include &lt;stdio.h&gt;</w:t>
                      </w:r>
                    </w:p>
                    <w:p w14:paraId="2906B58D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int main() {</w:t>
                      </w:r>
                    </w:p>
                    <w:p w14:paraId="016FAF54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char name[64];</w:t>
                      </w:r>
                    </w:p>
                    <w:p w14:paraId="34A5D979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printf("%p\n", name);       // Print address of buffer.</w:t>
                      </w:r>
                    </w:p>
                    <w:p w14:paraId="5994B406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puts("What's your name?");</w:t>
                      </w:r>
                    </w:p>
                    <w:p w14:paraId="38CB30F2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gets(name);             // buffer overflow bug</w:t>
                      </w:r>
                    </w:p>
                    <w:p w14:paraId="66217F24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printf("Hello, %s!\n", name);</w:t>
                      </w:r>
                    </w:p>
                    <w:p w14:paraId="2E177001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}</w:t>
                      </w:r>
                    </w:p>
                    <w:p w14:paraId="5430ADBB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return 0;</w:t>
                      </w:r>
                    </w:p>
                    <w:p w14:paraId="6A85B0D4" w14:textId="77777777" w:rsidR="00E15070" w:rsidRDefault="00E15070" w:rsidP="00E15070">
                      <w:pPr>
                        <w:pStyle w:val="A6"/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}</w:t>
                      </w:r>
                    </w:p>
                  </w:txbxContent>
                </v:textbox>
                <w10:wrap anchory="line"/>
              </v:rect>
            </w:pict>
          </mc:Fallback>
        </mc:AlternateContent>
      </w:r>
      <w:r>
        <w:rPr>
          <w:lang w:eastAsia="zh-TW"/>
        </w:rPr>
        <w:t xml:space="preserve"> </w:t>
      </w:r>
    </w:p>
    <w:p w14:paraId="2D9D8D71" w14:textId="77777777" w:rsidR="00E15070" w:rsidRDefault="00E15070" w:rsidP="00E15070">
      <w:pPr>
        <w:pStyle w:val="a0"/>
        <w:spacing w:before="142"/>
        <w:ind w:firstLine="372"/>
        <w:jc w:val="center"/>
        <w:rPr>
          <w:lang w:eastAsia="zh-TW"/>
        </w:rPr>
      </w:pPr>
    </w:p>
    <w:p w14:paraId="10480531" w14:textId="0DDAC645" w:rsidR="00E15070" w:rsidRDefault="00122C92" w:rsidP="00E15070">
      <w:pPr>
        <w:pStyle w:val="a0"/>
        <w:spacing w:before="142"/>
        <w:ind w:firstLine="372"/>
        <w:jc w:val="center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585A9D5E" wp14:editId="05E4C27D">
                <wp:simplePos x="0" y="0"/>
                <wp:positionH relativeFrom="column">
                  <wp:posOffset>1101725</wp:posOffset>
                </wp:positionH>
                <wp:positionV relativeFrom="line">
                  <wp:posOffset>885825</wp:posOffset>
                </wp:positionV>
                <wp:extent cx="4102735" cy="517525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735" cy="517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60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4ED8159F" id="officeArt object" o:spid="_x0000_s1026" style="position:absolute;left:0;text-align:left;margin-left:86.75pt;margin-top:69.75pt;width:323.05pt;height:40.75pt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" filled="f" strokecolor="red" strokeweight="1.06mm">
                <w10:wrap anchory="line"/>
              </v:roundrect>
            </w:pict>
          </mc:Fallback>
        </mc:AlternateContent>
      </w:r>
    </w:p>
    <w:p w14:paraId="35FBD3D0" w14:textId="11769910" w:rsidR="00E15070" w:rsidRDefault="00E15070" w:rsidP="00E15070">
      <w:pPr>
        <w:pStyle w:val="a0"/>
        <w:spacing w:before="142"/>
        <w:ind w:firstLine="372"/>
        <w:jc w:val="center"/>
        <w:rPr>
          <w:lang w:eastAsia="zh-TW"/>
        </w:rPr>
      </w:pPr>
    </w:p>
    <w:p w14:paraId="18F99015" w14:textId="665A3DE8" w:rsidR="00E15070" w:rsidDel="00122C92" w:rsidRDefault="00E15070" w:rsidP="00E15070">
      <w:pPr>
        <w:pStyle w:val="a0"/>
        <w:spacing w:before="142"/>
        <w:ind w:firstLine="372"/>
        <w:jc w:val="center"/>
        <w:rPr>
          <w:del w:id="127" w:author="weiwei" w:date="2017-12-29T20:31:00Z"/>
          <w:lang w:eastAsia="zh-TW"/>
        </w:rPr>
      </w:pPr>
    </w:p>
    <w:p w14:paraId="39192DFA" w14:textId="62E026B3" w:rsidR="00E15070" w:rsidDel="00122C92" w:rsidRDefault="00E15070" w:rsidP="00E15070">
      <w:pPr>
        <w:pStyle w:val="a0"/>
        <w:spacing w:before="142"/>
        <w:ind w:firstLine="372"/>
        <w:jc w:val="center"/>
        <w:rPr>
          <w:del w:id="128" w:author="weiwei" w:date="2017-12-29T20:31:00Z"/>
          <w:lang w:eastAsia="zh-TW"/>
        </w:rPr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0A2373E3" wp14:editId="0D217A39">
                <wp:simplePos x="0" y="0"/>
                <wp:positionH relativeFrom="column">
                  <wp:posOffset>272097</wp:posOffset>
                </wp:positionH>
                <wp:positionV relativeFrom="line">
                  <wp:posOffset>0</wp:posOffset>
                </wp:positionV>
                <wp:extent cx="5036821" cy="846456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6821" cy="846456"/>
                          <a:chOff x="0" y="0"/>
                          <a:chExt cx="5036820" cy="846455"/>
                        </a:xfrm>
                      </wpg:grpSpPr>
                      <wps:wsp>
                        <wps:cNvPr id="1073741838" name="Shape 1073741838"/>
                        <wps:cNvSpPr/>
                        <wps:spPr>
                          <a:xfrm>
                            <a:off x="0" y="0"/>
                            <a:ext cx="5036821" cy="8464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9" name="image.png"/>
                          <pic:cNvPicPr/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1" cy="8464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C68560" id="officeArt object" o:spid="_x0000_s1026" style="position:absolute;left:0;text-align:left;margin-left:21.4pt;margin-top:0;width:396.6pt;height:66.65pt;z-index:251662336;mso-wrap-distance-left:12pt;mso-wrap-distance-top:12pt;mso-wrap-distance-right:12pt;mso-wrap-distance-bottom:12pt;mso-position-vertical-relative:line" coordsize="50368,8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">
                <v:rect id="Shape 1073741838" o:spid="_x0000_s1027" style="position:absolute;width:50368;height:8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H+ncsA&#10;AADjAAAADwAAAGRycy9kb3ducmV2LnhtbESPwW7CMBBE75X4B2uReqmKTaENpBiEWlXi0EtJP2AV&#10;L3FKbEe2CeHvu4dKPe7O7MzbzW50nRgopjZ4DfOZAkG+Dqb1jYbv6uNxBSJl9Aa74EnDjRLstpO7&#10;DZYmXP0XDcfcCA7xqUQNNue+lDLVlhymWejJs3YK0WHmMTbSRLxyuOvkk1Iv0mHrucFiT2+W6vPx&#10;4jQU8WfpslLDbX34rN6fKzs8XEat76fj/hVEpjH/m/+uD4bxVbEolvPVgqH5J16A3P4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gMf6dywAAAOMAAAAPAAAAAAAAAAAAAAAAAJgC&#10;AABkcnMvZG93bnJldi54bWxQSwUGAAAAAAQABAD1AAAAkAMAAAAA&#10;" stroked="f" strokeweight="1pt">
                  <v:stroke miterlimit="4"/>
                </v:rect>
                <v:shape id="image.png" o:spid="_x0000_s1028" type="#_x0000_t75" style="position:absolute;width:50368;height:8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rqnzGAAAA4wAAAA8AAABkcnMvZG93bnJldi54bWxET91qwjAUvhf2DuEMdqdpV1m6apQhjAlj&#10;F/48wFlzbMuak5JkWt9+GQhenu//LNej7cWZfOgca8hnGQji2pmOGw3Hw/u0BBEissHeMWm4UoD1&#10;6mGyxMq4C+/ovI+NSCEcKtTQxjhUUoa6JYth5gbixJ2ctxjT6RtpPF5SuO3lc5a9SIsdp4YWB9q0&#10;VP/sf60Gbzb8Wdpi+LqqgzINf7uPXGn99Di+LUBEGuNdfHNvTZqfqULN87J4hf+fEgBy9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uuqfMYAAADjAAAADwAAAAAAAAAAAAAA&#10;AACfAgAAZHJzL2Rvd25yZXYueG1sUEsFBgAAAAAEAAQA9wAAAJIDAAAAAA==&#10;" strokeweight="1pt">
                  <v:stroke miterlimit="4"/>
                  <v:imagedata r:id="rId15" o:title=""/>
                </v:shape>
                <w10:wrap type="topAndBottom" anchory="line"/>
              </v:group>
            </w:pict>
          </mc:Fallback>
        </mc:AlternateContent>
      </w:r>
    </w:p>
    <w:p w14:paraId="16059A14" w14:textId="4C397F10" w:rsidR="00E15070" w:rsidDel="00122C92" w:rsidRDefault="00E15070" w:rsidP="00E15070">
      <w:pPr>
        <w:pStyle w:val="a0"/>
        <w:spacing w:before="142"/>
        <w:ind w:firstLine="372"/>
        <w:jc w:val="center"/>
        <w:rPr>
          <w:del w:id="129" w:author="weiwei" w:date="2017-12-29T20:31:00Z"/>
          <w:lang w:eastAsia="zh-TW"/>
        </w:rPr>
      </w:pPr>
    </w:p>
    <w:p w14:paraId="6FF4A4F7" w14:textId="54CC6114" w:rsidR="00E15070" w:rsidDel="00122C92" w:rsidRDefault="00E15070" w:rsidP="00E15070">
      <w:pPr>
        <w:pStyle w:val="a0"/>
        <w:spacing w:before="142"/>
        <w:ind w:firstLine="372"/>
        <w:jc w:val="center"/>
        <w:rPr>
          <w:del w:id="130" w:author="weiwei" w:date="2017-12-29T20:31:00Z"/>
          <w:lang w:eastAsia="zh-TW"/>
        </w:rPr>
      </w:pPr>
    </w:p>
    <w:p w14:paraId="17697E4F" w14:textId="77777777" w:rsidR="00E15070" w:rsidRDefault="00E15070" w:rsidP="00E15070">
      <w:pPr>
        <w:pStyle w:val="a0"/>
        <w:spacing w:before="142"/>
        <w:ind w:firstLine="372"/>
        <w:jc w:val="center"/>
        <w:rPr>
          <w:lang w:eastAsia="zh-TW"/>
        </w:rPr>
      </w:pPr>
    </w:p>
    <w:p w14:paraId="451F69CD" w14:textId="668D0710" w:rsidR="00E15070" w:rsidRDefault="00E15070" w:rsidP="00E15070">
      <w:pPr>
        <w:pStyle w:val="a0"/>
        <w:ind w:firstLine="372"/>
        <w:jc w:val="center"/>
      </w:pPr>
      <w:r>
        <w:t>Fig.5  Victim program and ROP gadget chain check result</w:t>
      </w:r>
    </w:p>
    <w:p w14:paraId="612AB3CA" w14:textId="77777777" w:rsidR="00E15070" w:rsidRDefault="00E15070" w:rsidP="00E15070">
      <w:pPr>
        <w:pStyle w:val="a0"/>
        <w:ind w:firstLine="372"/>
        <w:jc w:val="center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图</w:t>
      </w:r>
      <w:r>
        <w:t>5. victim</w:t>
      </w:r>
      <w:r>
        <w:rPr>
          <w:rFonts w:eastAsia="宋体" w:hint="eastAsia"/>
          <w:lang w:val="zh-TW" w:eastAsia="zh-TW"/>
        </w:rPr>
        <w:t>程序以及</w:t>
      </w:r>
      <w:r>
        <w:t>ROP gadget</w:t>
      </w:r>
      <w:r>
        <w:rPr>
          <w:rFonts w:eastAsia="宋体" w:hint="eastAsia"/>
          <w:lang w:val="zh-TW" w:eastAsia="zh-TW"/>
        </w:rPr>
        <w:t>链检测结果</w:t>
      </w:r>
    </w:p>
    <w:p w14:paraId="3E402FD0" w14:textId="22879DC3" w:rsidR="00FC1201" w:rsidRDefault="00E15070" w:rsidP="00E15070">
      <w:pPr>
        <w:rPr>
          <w:lang w:eastAsia="zh-CN"/>
        </w:rPr>
      </w:pPr>
      <w:r>
        <w:rPr>
          <w:rFonts w:ascii="宋体" w:eastAsia="宋体" w:hAnsi="宋体" w:cs="宋体"/>
          <w:lang w:val="zh-TW" w:eastAsia="zh-TW"/>
        </w:rPr>
        <w:tab/>
        <w:t>实验表明，</w:t>
      </w:r>
      <w:r>
        <w:rPr>
          <w:lang w:eastAsia="zh-CN"/>
        </w:rPr>
        <w:t>PerfCFI</w:t>
      </w:r>
      <w:r>
        <w:rPr>
          <w:rFonts w:eastAsia="宋体" w:hint="eastAsia"/>
          <w:lang w:val="zh-TW" w:eastAsia="zh-TW"/>
        </w:rPr>
        <w:t>能够有效的检测出通过较短的</w:t>
      </w:r>
      <w:r>
        <w:rPr>
          <w:lang w:eastAsia="zh-CN"/>
        </w:rPr>
        <w:t>gadget</w:t>
      </w:r>
      <w:r>
        <w:rPr>
          <w:rFonts w:eastAsia="宋体" w:hint="eastAsia"/>
          <w:lang w:val="zh-TW" w:eastAsia="zh-TW"/>
        </w:rPr>
        <w:t>链进行</w:t>
      </w:r>
      <w:ins w:id="131" w:author="weiwei" w:date="2017-12-29T20:54:00Z">
        <w:r w:rsidR="000C7DE9">
          <w:rPr>
            <w:rFonts w:eastAsia="宋体" w:hint="eastAsia"/>
            <w:lang w:val="zh-TW" w:eastAsia="zh-CN"/>
          </w:rPr>
          <w:t>敏感</w:t>
        </w:r>
      </w:ins>
      <w:r>
        <w:rPr>
          <w:rFonts w:eastAsia="宋体" w:hint="eastAsia"/>
          <w:lang w:val="zh-TW" w:eastAsia="zh-TW"/>
        </w:rPr>
        <w:t>系统调用的</w:t>
      </w:r>
      <w:r>
        <w:rPr>
          <w:lang w:eastAsia="zh-CN"/>
        </w:rPr>
        <w:t>ROP</w:t>
      </w:r>
      <w:r>
        <w:rPr>
          <w:rFonts w:eastAsia="宋体" w:hint="eastAsia"/>
          <w:lang w:val="zh-TW" w:eastAsia="zh-TW"/>
        </w:rPr>
        <w:t>攻击。</w:t>
      </w:r>
    </w:p>
    <w:sectPr w:rsidR="00FC12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wang" w:date="2017-12-29T10:06:00Z" w:initials="w">
    <w:p w14:paraId="409A23B5" w14:textId="587BFD7E" w:rsidR="00EE4CB6" w:rsidRPr="007D2F29" w:rsidRDefault="00EE4CB6">
      <w:pPr>
        <w:pStyle w:val="a9"/>
        <w:rPr>
          <w:highlight w:val="yellow"/>
          <w:lang w:eastAsia="zh-CN"/>
        </w:rPr>
      </w:pPr>
      <w:r>
        <w:rPr>
          <w:rStyle w:val="aa"/>
        </w:rPr>
        <w:annotationRef/>
      </w:r>
      <w:r w:rsidRPr="007D2F29">
        <w:rPr>
          <w:rFonts w:hint="eastAsia"/>
          <w:highlight w:val="yellow"/>
          <w:lang w:eastAsia="zh-CN"/>
        </w:rPr>
        <w:t>这里</w:t>
      </w:r>
      <w:r w:rsidRPr="007D2F29">
        <w:rPr>
          <w:highlight w:val="yellow"/>
          <w:lang w:eastAsia="zh-CN"/>
        </w:rPr>
        <w:t>我也有</w:t>
      </w:r>
      <w:r w:rsidRPr="007D2F29">
        <w:rPr>
          <w:rFonts w:hint="eastAsia"/>
          <w:highlight w:val="yellow"/>
          <w:lang w:eastAsia="zh-CN"/>
        </w:rPr>
        <w:t>疑问</w:t>
      </w:r>
      <w:r w:rsidRPr="007D2F29">
        <w:rPr>
          <w:highlight w:val="yellow"/>
          <w:lang w:eastAsia="zh-CN"/>
        </w:rPr>
        <w:t>，</w:t>
      </w:r>
    </w:p>
    <w:p w14:paraId="27B8AA89" w14:textId="2F98B799" w:rsidR="00EE4CB6" w:rsidRDefault="00EE4CB6">
      <w:pPr>
        <w:pStyle w:val="a9"/>
        <w:rPr>
          <w:highlight w:val="yellow"/>
          <w:lang w:eastAsia="zh-CN"/>
        </w:rPr>
      </w:pPr>
      <w:r w:rsidRPr="007D2F29">
        <w:rPr>
          <w:rFonts w:hint="eastAsia"/>
          <w:highlight w:val="yellow"/>
          <w:lang w:eastAsia="zh-CN"/>
        </w:rPr>
        <w:t>为什么</w:t>
      </w:r>
      <w:r w:rsidRPr="007D2F29">
        <w:rPr>
          <w:highlight w:val="yellow"/>
          <w:lang w:eastAsia="zh-CN"/>
        </w:rPr>
        <w:t>要与</w:t>
      </w:r>
      <w:r w:rsidRPr="007D2F29">
        <w:rPr>
          <w:highlight w:val="yellow"/>
          <w:lang w:eastAsia="zh-CN"/>
        </w:rPr>
        <w:t>CFIGuard</w:t>
      </w:r>
      <w:r w:rsidRPr="007D2F29">
        <w:rPr>
          <w:highlight w:val="yellow"/>
          <w:lang w:eastAsia="zh-CN"/>
        </w:rPr>
        <w:t>对比。</w:t>
      </w:r>
    </w:p>
    <w:p w14:paraId="6D46B274" w14:textId="1257869C" w:rsidR="007D2F29" w:rsidRDefault="007D2F29">
      <w:pPr>
        <w:pStyle w:val="a9"/>
        <w:rPr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是不是好几个</w:t>
      </w:r>
      <w:r>
        <w:rPr>
          <w:highlight w:val="yellow"/>
          <w:lang w:eastAsia="zh-CN"/>
        </w:rPr>
        <w:t>方法都是每</w:t>
      </w:r>
      <w:r>
        <w:rPr>
          <w:rFonts w:hint="eastAsia"/>
          <w:highlight w:val="yellow"/>
          <w:lang w:eastAsia="zh-CN"/>
        </w:rPr>
        <w:t>16</w:t>
      </w:r>
      <w:r>
        <w:rPr>
          <w:rFonts w:hint="eastAsia"/>
          <w:highlight w:val="yellow"/>
          <w:lang w:eastAsia="zh-CN"/>
        </w:rPr>
        <w:t>个分支</w:t>
      </w:r>
      <w:r>
        <w:rPr>
          <w:highlight w:val="yellow"/>
          <w:lang w:eastAsia="zh-CN"/>
        </w:rPr>
        <w:t>做一次检查？</w:t>
      </w:r>
    </w:p>
    <w:p w14:paraId="42D3BCC1" w14:textId="45214B67" w:rsidR="007D2F29" w:rsidRDefault="007D2F29">
      <w:pPr>
        <w:pStyle w:val="a9"/>
        <w:rPr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如果</w:t>
      </w:r>
      <w:r>
        <w:rPr>
          <w:highlight w:val="yellow"/>
          <w:lang w:eastAsia="zh-CN"/>
        </w:rPr>
        <w:t>是的</w:t>
      </w:r>
      <w:r>
        <w:rPr>
          <w:rFonts w:hint="eastAsia"/>
          <w:highlight w:val="yellow"/>
          <w:lang w:eastAsia="zh-CN"/>
        </w:rPr>
        <w:t>话</w:t>
      </w:r>
      <w:r>
        <w:rPr>
          <w:highlight w:val="yellow"/>
          <w:lang w:eastAsia="zh-CN"/>
        </w:rPr>
        <w:t>，是不是就写</w:t>
      </w:r>
      <w:r>
        <w:rPr>
          <w:rFonts w:hint="eastAsia"/>
          <w:highlight w:val="yellow"/>
          <w:lang w:eastAsia="zh-CN"/>
        </w:rPr>
        <w:t xml:space="preserve"> </w:t>
      </w:r>
      <w:r>
        <w:rPr>
          <w:rFonts w:hint="eastAsia"/>
          <w:highlight w:val="yellow"/>
          <w:lang w:eastAsia="zh-CN"/>
        </w:rPr>
        <w:t>与</w:t>
      </w:r>
      <w:r>
        <w:rPr>
          <w:highlight w:val="yellow"/>
          <w:lang w:eastAsia="zh-CN"/>
        </w:rPr>
        <w:t>已有方法</w:t>
      </w:r>
      <w:r>
        <w:rPr>
          <w:rFonts w:hint="eastAsia"/>
          <w:highlight w:val="yellow"/>
          <w:lang w:eastAsia="zh-CN"/>
        </w:rPr>
        <w:t>[</w:t>
      </w:r>
      <w:r>
        <w:rPr>
          <w:highlight w:val="yellow"/>
          <w:lang w:eastAsia="zh-CN"/>
        </w:rPr>
        <w:t>***</w:t>
      </w:r>
      <w:r>
        <w:rPr>
          <w:rFonts w:hint="eastAsia"/>
          <w:highlight w:val="yellow"/>
          <w:lang w:eastAsia="zh-CN"/>
        </w:rPr>
        <w:t>]</w:t>
      </w:r>
      <w:r>
        <w:rPr>
          <w:rFonts w:hint="eastAsia"/>
          <w:highlight w:val="yellow"/>
          <w:lang w:eastAsia="zh-CN"/>
        </w:rPr>
        <w:t>相比</w:t>
      </w:r>
    </w:p>
    <w:p w14:paraId="29567E98" w14:textId="77777777" w:rsidR="007D2F29" w:rsidRPr="007D2F29" w:rsidRDefault="007D2F29">
      <w:pPr>
        <w:pStyle w:val="a9"/>
        <w:rPr>
          <w:rFonts w:hint="eastAsia"/>
          <w:highlight w:val="yellow"/>
          <w:lang w:eastAsia="zh-CN"/>
        </w:rPr>
      </w:pPr>
    </w:p>
    <w:p w14:paraId="10C831DD" w14:textId="5A1D3B25" w:rsidR="00EE4CB6" w:rsidRPr="00C24244" w:rsidRDefault="007D2F29">
      <w:pPr>
        <w:pStyle w:val="a9"/>
        <w:rPr>
          <w:highlight w:val="yellow"/>
          <w:lang w:eastAsia="zh-CN"/>
        </w:rPr>
      </w:pPr>
      <w:r w:rsidRPr="00C24244">
        <w:rPr>
          <w:rFonts w:hint="eastAsia"/>
          <w:highlight w:val="yellow"/>
          <w:lang w:eastAsia="zh-CN"/>
        </w:rPr>
        <w:t>还有</w:t>
      </w:r>
      <w:r w:rsidRPr="00C24244">
        <w:rPr>
          <w:highlight w:val="yellow"/>
          <w:lang w:eastAsia="zh-CN"/>
        </w:rPr>
        <w:t>，</w:t>
      </w:r>
      <w:r w:rsidR="00EE4CB6" w:rsidRPr="00C24244">
        <w:rPr>
          <w:rFonts w:hint="eastAsia"/>
          <w:highlight w:val="yellow"/>
          <w:lang w:eastAsia="zh-CN"/>
        </w:rPr>
        <w:t>我</w:t>
      </w:r>
      <w:r w:rsidR="00EE4CB6" w:rsidRPr="00C24244">
        <w:rPr>
          <w:highlight w:val="yellow"/>
          <w:lang w:eastAsia="zh-CN"/>
        </w:rPr>
        <w:t>发现</w:t>
      </w:r>
      <w:r w:rsidR="00EE4CB6" w:rsidRPr="00C24244">
        <w:rPr>
          <w:highlight w:val="yellow"/>
          <w:lang w:eastAsia="zh-CN"/>
        </w:rPr>
        <w:t>CFIGuard</w:t>
      </w:r>
      <w:r w:rsidR="00EE4CB6" w:rsidRPr="00C24244">
        <w:rPr>
          <w:highlight w:val="yellow"/>
          <w:lang w:eastAsia="zh-CN"/>
        </w:rPr>
        <w:t>都没有出现</w:t>
      </w:r>
      <w:r w:rsidR="00EE4CB6" w:rsidRPr="00C24244">
        <w:rPr>
          <w:rFonts w:hint="eastAsia"/>
          <w:highlight w:val="yellow"/>
          <w:lang w:eastAsia="zh-CN"/>
        </w:rPr>
        <w:t>在</w:t>
      </w:r>
      <w:r w:rsidR="00C24244" w:rsidRPr="00C24244">
        <w:rPr>
          <w:rFonts w:hint="eastAsia"/>
          <w:highlight w:val="yellow"/>
          <w:lang w:eastAsia="zh-CN"/>
        </w:rPr>
        <w:t>第</w:t>
      </w:r>
      <w:r w:rsidR="00C24244" w:rsidRPr="00C24244">
        <w:rPr>
          <w:rFonts w:hint="eastAsia"/>
          <w:highlight w:val="yellow"/>
          <w:lang w:eastAsia="zh-CN"/>
        </w:rPr>
        <w:t>0</w:t>
      </w:r>
      <w:r w:rsidR="00C24244" w:rsidRPr="00C24244">
        <w:rPr>
          <w:rFonts w:hint="eastAsia"/>
          <w:highlight w:val="yellow"/>
          <w:lang w:eastAsia="zh-CN"/>
        </w:rPr>
        <w:t>章</w:t>
      </w:r>
      <w:r w:rsidR="00C24244" w:rsidRPr="00C24244">
        <w:rPr>
          <w:highlight w:val="yellow"/>
          <w:lang w:eastAsia="zh-CN"/>
        </w:rPr>
        <w:t>和相关工作那</w:t>
      </w:r>
      <w:r w:rsidR="00C24244" w:rsidRPr="00C24244">
        <w:rPr>
          <w:rFonts w:hint="eastAsia"/>
          <w:highlight w:val="yellow"/>
          <w:lang w:eastAsia="zh-CN"/>
        </w:rPr>
        <w:t>章</w:t>
      </w:r>
      <w:r w:rsidR="00C24244" w:rsidRPr="00C24244">
        <w:rPr>
          <w:highlight w:val="yellow"/>
          <w:lang w:eastAsia="zh-CN"/>
        </w:rPr>
        <w:t>出现啊，</w:t>
      </w:r>
    </w:p>
    <w:p w14:paraId="2E72DE8C" w14:textId="758F34B7" w:rsidR="00C24244" w:rsidRPr="00C24244" w:rsidRDefault="00C24244">
      <w:pPr>
        <w:pStyle w:val="a9"/>
        <w:rPr>
          <w:highlight w:val="yellow"/>
          <w:lang w:eastAsia="zh-CN"/>
        </w:rPr>
      </w:pPr>
      <w:r w:rsidRPr="00C24244">
        <w:rPr>
          <w:rFonts w:hint="eastAsia"/>
          <w:highlight w:val="yellow"/>
          <w:lang w:eastAsia="zh-CN"/>
        </w:rPr>
        <w:t>这篇</w:t>
      </w:r>
      <w:r w:rsidRPr="00C24244">
        <w:rPr>
          <w:highlight w:val="yellow"/>
          <w:lang w:eastAsia="zh-CN"/>
        </w:rPr>
        <w:t>文章是</w:t>
      </w:r>
      <w:r w:rsidRPr="00C24244">
        <w:rPr>
          <w:rFonts w:hint="eastAsia"/>
          <w:highlight w:val="yellow"/>
          <w:lang w:eastAsia="zh-CN"/>
        </w:rPr>
        <w:t xml:space="preserve"> </w:t>
      </w:r>
      <w:r w:rsidRPr="00C24244">
        <w:rPr>
          <w:rFonts w:hint="eastAsia"/>
          <w:highlight w:val="yellow"/>
          <w:lang w:eastAsia="zh-CN"/>
        </w:rPr>
        <w:t>基于</w:t>
      </w:r>
      <w:r w:rsidRPr="00C24244">
        <w:rPr>
          <w:highlight w:val="yellow"/>
          <w:lang w:eastAsia="zh-CN"/>
        </w:rPr>
        <w:t>硬件的和</w:t>
      </w:r>
      <w:r w:rsidRPr="00C24244">
        <w:rPr>
          <w:rFonts w:hint="eastAsia"/>
          <w:highlight w:val="yellow"/>
          <w:lang w:eastAsia="zh-CN"/>
        </w:rPr>
        <w:t>基于</w:t>
      </w:r>
      <w:r w:rsidRPr="00C24244">
        <w:rPr>
          <w:highlight w:val="yellow"/>
          <w:lang w:eastAsia="zh-CN"/>
        </w:rPr>
        <w:t>CFG</w:t>
      </w:r>
      <w:r w:rsidRPr="00C24244">
        <w:rPr>
          <w:highlight w:val="yellow"/>
          <w:lang w:eastAsia="zh-CN"/>
        </w:rPr>
        <w:t>的细粒度方法相结合？</w:t>
      </w:r>
    </w:p>
    <w:p w14:paraId="11E63E7A" w14:textId="7040474B" w:rsidR="00C24244" w:rsidRDefault="00C24244">
      <w:pPr>
        <w:pStyle w:val="a9"/>
        <w:rPr>
          <w:lang w:eastAsia="zh-CN"/>
        </w:rPr>
      </w:pPr>
      <w:r w:rsidRPr="00C24244">
        <w:rPr>
          <w:rFonts w:hint="eastAsia"/>
          <w:highlight w:val="yellow"/>
          <w:lang w:eastAsia="zh-CN"/>
        </w:rPr>
        <w:t>那</w:t>
      </w:r>
      <w:r w:rsidRPr="00C24244">
        <w:rPr>
          <w:highlight w:val="yellow"/>
          <w:lang w:eastAsia="zh-CN"/>
        </w:rPr>
        <w:t>和</w:t>
      </w:r>
      <w:r w:rsidRPr="00C24244">
        <w:rPr>
          <w:rFonts w:hint="eastAsia"/>
          <w:highlight w:val="yellow"/>
          <w:lang w:eastAsia="zh-CN"/>
        </w:rPr>
        <w:t>我们</w:t>
      </w:r>
      <w:r w:rsidRPr="00C24244">
        <w:rPr>
          <w:highlight w:val="yellow"/>
          <w:lang w:eastAsia="zh-CN"/>
        </w:rPr>
        <w:t>文章比，这篇文章的问题</w:t>
      </w:r>
      <w:r w:rsidRPr="00C24244">
        <w:rPr>
          <w:rFonts w:hint="eastAsia"/>
          <w:highlight w:val="yellow"/>
          <w:lang w:eastAsia="zh-CN"/>
        </w:rPr>
        <w:t>在</w:t>
      </w:r>
      <w:r w:rsidRPr="00C24244">
        <w:rPr>
          <w:highlight w:val="yellow"/>
          <w:lang w:eastAsia="zh-CN"/>
        </w:rPr>
        <w:t>哪里呢？</w:t>
      </w:r>
    </w:p>
    <w:p w14:paraId="6CFBECDF" w14:textId="74453D54" w:rsidR="00C24244" w:rsidRPr="00C24244" w:rsidRDefault="00C24244">
      <w:pPr>
        <w:pStyle w:val="a9"/>
        <w:rPr>
          <w:rFonts w:hint="eastAsia"/>
          <w:lang w:eastAsia="zh-CN"/>
        </w:rPr>
      </w:pPr>
      <w:r w:rsidRPr="00EF3E71">
        <w:rPr>
          <w:rFonts w:hint="eastAsia"/>
          <w:highlight w:val="yellow"/>
          <w:lang w:eastAsia="zh-CN"/>
        </w:rPr>
        <w:t>在</w:t>
      </w:r>
      <w:r w:rsidRPr="00EF3E71">
        <w:rPr>
          <w:highlight w:val="yellow"/>
          <w:lang w:eastAsia="zh-CN"/>
        </w:rPr>
        <w:t>那两个地方把这篇文章都加上</w:t>
      </w:r>
      <w:r w:rsidRPr="00EF3E71">
        <w:rPr>
          <w:rFonts w:hint="eastAsia"/>
          <w:highlight w:val="yellow"/>
          <w:lang w:eastAsia="zh-CN"/>
        </w:rPr>
        <w:t>吧</w:t>
      </w:r>
      <w:r w:rsidRPr="00EF3E71">
        <w:rPr>
          <w:highlight w:val="yellow"/>
          <w:lang w:eastAsia="zh-CN"/>
        </w:rPr>
        <w:t>。</w:t>
      </w:r>
    </w:p>
  </w:comment>
  <w:comment w:id="0" w:author="作者" w:date="2017-12-25T21:39:00Z" w:initials="">
    <w:p w14:paraId="5FDC4188" w14:textId="77777777" w:rsidR="00E15070" w:rsidRDefault="00E15070" w:rsidP="00E15070">
      <w:pPr>
        <w:pStyle w:val="a7"/>
      </w:pPr>
    </w:p>
    <w:p w14:paraId="1FCAE835" w14:textId="77777777" w:rsidR="00E15070" w:rsidRDefault="00E15070" w:rsidP="00E15070">
      <w:pPr>
        <w:pStyle w:val="a7"/>
      </w:pPr>
      <w:r>
        <w:rPr>
          <w:rFonts w:ascii="Arial Unicode MS" w:hAnsi="Arial Unicode MS" w:cs="Arial Unicode MS" w:hint="eastAsia"/>
        </w:rPr>
        <w:t>与</w:t>
      </w:r>
      <w:r>
        <w:rPr>
          <w:rFonts w:eastAsia="Arial Unicode MS" w:hAnsi="Arial Unicode MS" w:cs="Arial Unicode MS"/>
        </w:rPr>
        <w:t>CFIGuard</w:t>
      </w:r>
      <w:r>
        <w:rPr>
          <w:rFonts w:ascii="Arial Unicode MS" w:hAnsi="Arial Unicode MS" w:cs="Arial Unicode MS" w:hint="eastAsia"/>
        </w:rPr>
        <w:t>相比有什么优势？</w:t>
      </w:r>
    </w:p>
  </w:comment>
  <w:comment w:id="12" w:author="作者" w:date="2017-12-25T21:43:00Z" w:initials="">
    <w:p w14:paraId="463AFF03" w14:textId="77777777" w:rsidR="00E15070" w:rsidRDefault="00E15070" w:rsidP="00E15070">
      <w:pPr>
        <w:pStyle w:val="a7"/>
      </w:pPr>
    </w:p>
    <w:p w14:paraId="6055F40C" w14:textId="77777777" w:rsidR="00E15070" w:rsidRDefault="00E15070" w:rsidP="00E15070">
      <w:pPr>
        <w:pStyle w:val="a7"/>
      </w:pPr>
      <w:r>
        <w:rPr>
          <w:rFonts w:ascii="Arial Unicode MS" w:hAnsi="Arial Unicode MS" w:cs="Arial Unicode MS" w:hint="eastAsia"/>
        </w:rPr>
        <w:t>最好有对比，比如别人检测不出来</w:t>
      </w:r>
    </w:p>
  </w:comment>
  <w:comment w:id="44" w:author="作者" w:date="2017-12-25T21:40:00Z" w:initials="">
    <w:p w14:paraId="5C806805" w14:textId="77777777" w:rsidR="00E15070" w:rsidRDefault="00E15070" w:rsidP="00E15070">
      <w:pPr>
        <w:pStyle w:val="a7"/>
      </w:pPr>
    </w:p>
    <w:p w14:paraId="452364BA" w14:textId="77777777" w:rsidR="00E15070" w:rsidRDefault="00E15070" w:rsidP="00E15070">
      <w:pPr>
        <w:pStyle w:val="a7"/>
      </w:pPr>
      <w:r>
        <w:rPr>
          <w:rFonts w:eastAsia="Arial Unicode MS" w:hAnsi="Arial Unicode MS" w:cs="Arial Unicode MS"/>
        </w:rPr>
        <w:t>Kbouncer</w:t>
      </w:r>
      <w:r>
        <w:rPr>
          <w:rFonts w:ascii="Arial Unicode MS" w:hAnsi="Arial Unicode MS" w:cs="Arial Unicode MS" w:hint="eastAsia"/>
        </w:rPr>
        <w:t>和</w:t>
      </w:r>
      <w:r>
        <w:rPr>
          <w:rFonts w:eastAsia="Arial Unicode MS" w:hAnsi="Arial Unicode MS" w:cs="Arial Unicode MS"/>
        </w:rPr>
        <w:t>ROPecker</w:t>
      </w:r>
      <w:r>
        <w:rPr>
          <w:rFonts w:ascii="Arial Unicode MS" w:hAnsi="Arial Unicode MS" w:cs="Arial Unicode MS" w:hint="eastAsia"/>
        </w:rPr>
        <w:t>能检查出来吗？</w:t>
      </w:r>
    </w:p>
  </w:comment>
  <w:comment w:id="112" w:author="wang" w:date="2017-12-29T10:17:00Z" w:initials="w">
    <w:p w14:paraId="7263F670" w14:textId="77777777" w:rsidR="00463D6F" w:rsidRPr="00B3413F" w:rsidRDefault="00463D6F">
      <w:pPr>
        <w:pStyle w:val="a9"/>
        <w:rPr>
          <w:highlight w:val="yellow"/>
          <w:lang w:eastAsia="zh-CN"/>
        </w:rPr>
      </w:pPr>
      <w:r>
        <w:rPr>
          <w:rStyle w:val="aa"/>
        </w:rPr>
        <w:annotationRef/>
      </w:r>
      <w:r w:rsidRPr="00B3413F">
        <w:rPr>
          <w:rFonts w:hint="eastAsia"/>
          <w:highlight w:val="yellow"/>
          <w:lang w:eastAsia="zh-CN"/>
        </w:rPr>
        <w:t>我</w:t>
      </w:r>
      <w:r w:rsidRPr="00B3413F">
        <w:rPr>
          <w:highlight w:val="yellow"/>
          <w:lang w:eastAsia="zh-CN"/>
        </w:rPr>
        <w:t>感觉这里缺一点</w:t>
      </w:r>
      <w:r w:rsidRPr="00B3413F">
        <w:rPr>
          <w:rFonts w:hint="eastAsia"/>
          <w:highlight w:val="yellow"/>
          <w:lang w:eastAsia="zh-CN"/>
        </w:rPr>
        <w:t>。</w:t>
      </w:r>
    </w:p>
    <w:p w14:paraId="39A2323E" w14:textId="2A9A906B" w:rsidR="00463D6F" w:rsidRPr="00B3413F" w:rsidRDefault="00463D6F">
      <w:pPr>
        <w:pStyle w:val="a9"/>
        <w:rPr>
          <w:highlight w:val="yellow"/>
          <w:lang w:eastAsia="zh-CN"/>
        </w:rPr>
      </w:pPr>
      <w:r w:rsidRPr="00B3413F">
        <w:rPr>
          <w:rFonts w:hint="eastAsia"/>
          <w:highlight w:val="yellow"/>
          <w:lang w:eastAsia="zh-CN"/>
        </w:rPr>
        <w:t>前面</w:t>
      </w:r>
      <w:r w:rsidRPr="00B3413F">
        <w:rPr>
          <w:highlight w:val="yellow"/>
          <w:lang w:eastAsia="zh-CN"/>
        </w:rPr>
        <w:t>是说，</w:t>
      </w:r>
      <w:r w:rsidRPr="00B3413F">
        <w:rPr>
          <w:rFonts w:hint="eastAsia"/>
          <w:highlight w:val="yellow"/>
          <w:lang w:eastAsia="zh-CN"/>
        </w:rPr>
        <w:t>已有两种</w:t>
      </w:r>
      <w:r w:rsidRPr="00B3413F">
        <w:rPr>
          <w:highlight w:val="yellow"/>
          <w:lang w:eastAsia="zh-CN"/>
        </w:rPr>
        <w:t>方法能检测到的，</w:t>
      </w:r>
      <w:r w:rsidRPr="00B3413F">
        <w:rPr>
          <w:rFonts w:hint="eastAsia"/>
          <w:highlight w:val="yellow"/>
          <w:lang w:eastAsia="zh-CN"/>
        </w:rPr>
        <w:t>我们</w:t>
      </w:r>
      <w:r w:rsidRPr="00B3413F">
        <w:rPr>
          <w:highlight w:val="yellow"/>
          <w:lang w:eastAsia="zh-CN"/>
        </w:rPr>
        <w:t>方法也能够检测的。</w:t>
      </w:r>
    </w:p>
    <w:p w14:paraId="23E9AEE6" w14:textId="77777777" w:rsidR="00463D6F" w:rsidRPr="00B3413F" w:rsidRDefault="00463D6F">
      <w:pPr>
        <w:pStyle w:val="a9"/>
        <w:rPr>
          <w:highlight w:val="yellow"/>
          <w:lang w:eastAsia="zh-CN"/>
        </w:rPr>
      </w:pPr>
      <w:r w:rsidRPr="00B3413F">
        <w:rPr>
          <w:rFonts w:hint="eastAsia"/>
          <w:highlight w:val="yellow"/>
          <w:lang w:eastAsia="zh-CN"/>
        </w:rPr>
        <w:t>然后</w:t>
      </w:r>
      <w:r w:rsidRPr="00B3413F">
        <w:rPr>
          <w:highlight w:val="yellow"/>
          <w:lang w:eastAsia="zh-CN"/>
        </w:rPr>
        <w:t>说，</w:t>
      </w:r>
      <w:r w:rsidRPr="00B3413F">
        <w:rPr>
          <w:rFonts w:hint="eastAsia"/>
          <w:highlight w:val="yellow"/>
          <w:lang w:eastAsia="zh-CN"/>
        </w:rPr>
        <w:t>已有</w:t>
      </w:r>
      <w:r w:rsidRPr="00B3413F">
        <w:rPr>
          <w:highlight w:val="yellow"/>
          <w:lang w:eastAsia="zh-CN"/>
        </w:rPr>
        <w:t>两种</w:t>
      </w:r>
      <w:r w:rsidRPr="00B3413F">
        <w:rPr>
          <w:rFonts w:hint="eastAsia"/>
          <w:highlight w:val="yellow"/>
          <w:lang w:eastAsia="zh-CN"/>
        </w:rPr>
        <w:t>方法</w:t>
      </w:r>
      <w:r w:rsidRPr="00B3413F">
        <w:rPr>
          <w:highlight w:val="yellow"/>
          <w:lang w:eastAsia="zh-CN"/>
        </w:rPr>
        <w:t>检测不到的，</w:t>
      </w:r>
      <w:r w:rsidRPr="00B3413F">
        <w:rPr>
          <w:rFonts w:hint="eastAsia"/>
          <w:highlight w:val="yellow"/>
          <w:lang w:eastAsia="zh-CN"/>
        </w:rPr>
        <w:t>我们</w:t>
      </w:r>
      <w:r w:rsidRPr="00B3413F">
        <w:rPr>
          <w:highlight w:val="yellow"/>
          <w:lang w:eastAsia="zh-CN"/>
        </w:rPr>
        <w:t>方法也能够检测的。</w:t>
      </w:r>
    </w:p>
    <w:p w14:paraId="036CE298" w14:textId="77777777" w:rsidR="00463D6F" w:rsidRPr="00B3413F" w:rsidRDefault="00463D6F">
      <w:pPr>
        <w:pStyle w:val="a9"/>
        <w:rPr>
          <w:highlight w:val="yellow"/>
          <w:lang w:eastAsia="zh-CN"/>
        </w:rPr>
      </w:pPr>
      <w:r w:rsidRPr="00B3413F">
        <w:rPr>
          <w:rFonts w:hint="eastAsia"/>
          <w:highlight w:val="yellow"/>
          <w:lang w:eastAsia="zh-CN"/>
        </w:rPr>
        <w:t>这里</w:t>
      </w:r>
      <w:r w:rsidRPr="00B3413F">
        <w:rPr>
          <w:highlight w:val="yellow"/>
          <w:lang w:eastAsia="zh-CN"/>
        </w:rPr>
        <w:t>又分两种情况，一种是历史覆盖问题，一种是短配件链攻击问题。</w:t>
      </w:r>
    </w:p>
    <w:p w14:paraId="5DC2FC31" w14:textId="77777777" w:rsidR="00463D6F" w:rsidRPr="00B3413F" w:rsidRDefault="00463D6F">
      <w:pPr>
        <w:pStyle w:val="a9"/>
        <w:rPr>
          <w:highlight w:val="yellow"/>
          <w:lang w:eastAsia="zh-CN"/>
        </w:rPr>
      </w:pPr>
      <w:r w:rsidRPr="00B3413F">
        <w:rPr>
          <w:rFonts w:hint="eastAsia"/>
          <w:highlight w:val="yellow"/>
          <w:lang w:eastAsia="zh-CN"/>
        </w:rPr>
        <w:t>但</w:t>
      </w:r>
      <w:r w:rsidRPr="00B3413F">
        <w:rPr>
          <w:highlight w:val="yellow"/>
          <w:lang w:eastAsia="zh-CN"/>
        </w:rPr>
        <w:t>这里只是说了短配件链攻击的情况，</w:t>
      </w:r>
      <w:r w:rsidRPr="00B3413F">
        <w:rPr>
          <w:rFonts w:hint="eastAsia"/>
          <w:highlight w:val="yellow"/>
          <w:lang w:eastAsia="zh-CN"/>
        </w:rPr>
        <w:t>我们</w:t>
      </w:r>
      <w:r w:rsidRPr="00B3413F">
        <w:rPr>
          <w:highlight w:val="yellow"/>
          <w:lang w:eastAsia="zh-CN"/>
        </w:rPr>
        <w:t>方法能够检测。</w:t>
      </w:r>
    </w:p>
    <w:p w14:paraId="123E3D9A" w14:textId="77777777" w:rsidR="00463D6F" w:rsidRPr="00B3413F" w:rsidRDefault="00463D6F">
      <w:pPr>
        <w:pStyle w:val="a9"/>
        <w:rPr>
          <w:highlight w:val="yellow"/>
          <w:lang w:eastAsia="zh-CN"/>
        </w:rPr>
      </w:pPr>
      <w:r w:rsidRPr="00B3413F">
        <w:rPr>
          <w:rFonts w:hint="eastAsia"/>
          <w:highlight w:val="yellow"/>
          <w:lang w:eastAsia="zh-CN"/>
        </w:rPr>
        <w:t>而且这个</w:t>
      </w:r>
      <w:r w:rsidRPr="00B3413F">
        <w:rPr>
          <w:highlight w:val="yellow"/>
          <w:lang w:eastAsia="zh-CN"/>
        </w:rPr>
        <w:t>案例还是自己构造的？已有</w:t>
      </w:r>
      <w:r w:rsidRPr="00B3413F">
        <w:rPr>
          <w:rFonts w:hint="eastAsia"/>
          <w:highlight w:val="yellow"/>
          <w:lang w:eastAsia="zh-CN"/>
        </w:rPr>
        <w:t>文章里面</w:t>
      </w:r>
      <w:r w:rsidRPr="00B3413F">
        <w:rPr>
          <w:highlight w:val="yellow"/>
          <w:lang w:eastAsia="zh-CN"/>
        </w:rPr>
        <w:t>有吗？</w:t>
      </w:r>
    </w:p>
    <w:p w14:paraId="4202AB2A" w14:textId="77777777" w:rsidR="00463D6F" w:rsidRPr="00B3413F" w:rsidRDefault="00463D6F">
      <w:pPr>
        <w:pStyle w:val="a9"/>
        <w:rPr>
          <w:highlight w:val="yellow"/>
          <w:lang w:eastAsia="zh-CN"/>
        </w:rPr>
      </w:pPr>
      <w:r w:rsidRPr="00B3413F">
        <w:rPr>
          <w:rFonts w:hint="eastAsia"/>
          <w:highlight w:val="yellow"/>
          <w:lang w:eastAsia="zh-CN"/>
        </w:rPr>
        <w:t>自己</w:t>
      </w:r>
      <w:r w:rsidRPr="00B3413F">
        <w:rPr>
          <w:highlight w:val="yellow"/>
          <w:lang w:eastAsia="zh-CN"/>
        </w:rPr>
        <w:t>构造的感觉降低了可信度的样子。</w:t>
      </w:r>
    </w:p>
    <w:p w14:paraId="0910F464" w14:textId="6F47EBD8" w:rsidR="00463D6F" w:rsidRPr="00463D6F" w:rsidRDefault="00463D6F">
      <w:pPr>
        <w:pStyle w:val="a9"/>
        <w:rPr>
          <w:rFonts w:hint="eastAsia"/>
          <w:lang w:eastAsia="zh-CN"/>
        </w:rPr>
      </w:pPr>
      <w:r w:rsidRPr="00B3413F">
        <w:rPr>
          <w:rFonts w:hint="eastAsia"/>
          <w:highlight w:val="yellow"/>
          <w:lang w:eastAsia="zh-CN"/>
        </w:rPr>
        <w:t>而</w:t>
      </w:r>
      <w:r w:rsidRPr="00B3413F">
        <w:rPr>
          <w:highlight w:val="yellow"/>
          <w:lang w:eastAsia="zh-CN"/>
        </w:rPr>
        <w:t>对于历史覆盖问题，这里</w:t>
      </w:r>
      <w:r w:rsidRPr="00B3413F">
        <w:rPr>
          <w:rFonts w:hint="eastAsia"/>
          <w:highlight w:val="yellow"/>
          <w:lang w:eastAsia="zh-CN"/>
        </w:rPr>
        <w:t>没有</w:t>
      </w:r>
      <w:r w:rsidRPr="00B3413F">
        <w:rPr>
          <w:highlight w:val="yellow"/>
          <w:lang w:eastAsia="zh-CN"/>
        </w:rPr>
        <w:t>给出例子啊，我感觉应该给出个例子。因为</w:t>
      </w:r>
      <w:r w:rsidRPr="00B3413F">
        <w:rPr>
          <w:rFonts w:hint="eastAsia"/>
          <w:highlight w:val="yellow"/>
          <w:lang w:eastAsia="zh-CN"/>
        </w:rPr>
        <w:t>这个</w:t>
      </w:r>
      <w:r w:rsidRPr="00B3413F">
        <w:rPr>
          <w:highlight w:val="yellow"/>
          <w:lang w:eastAsia="zh-CN"/>
        </w:rPr>
        <w:t>历史覆盖是</w:t>
      </w:r>
      <w:r w:rsidRPr="00B3413F">
        <w:rPr>
          <w:rFonts w:hint="eastAsia"/>
          <w:highlight w:val="yellow"/>
          <w:lang w:eastAsia="zh-CN"/>
        </w:rPr>
        <w:t>我们</w:t>
      </w:r>
      <w:r w:rsidRPr="00B3413F">
        <w:rPr>
          <w:highlight w:val="yellow"/>
          <w:lang w:eastAsia="zh-CN"/>
        </w:rPr>
        <w:t>在文章中提了很多次的一个贡献。还是</w:t>
      </w:r>
      <w:r w:rsidRPr="00B3413F">
        <w:rPr>
          <w:rFonts w:hint="eastAsia"/>
          <w:highlight w:val="yellow"/>
          <w:lang w:eastAsia="zh-CN"/>
        </w:rPr>
        <w:t>应该有</w:t>
      </w:r>
      <w:r w:rsidRPr="00B3413F">
        <w:rPr>
          <w:highlight w:val="yellow"/>
          <w:lang w:eastAsia="zh-CN"/>
        </w:rPr>
        <w:t>实验支持。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CFBECDF" w15:done="0"/>
  <w15:commentEx w15:paraId="1FCAE835" w15:done="0"/>
  <w15:commentEx w15:paraId="6055F40C" w15:done="0"/>
  <w15:commentEx w15:paraId="452364BA" w15:done="0"/>
  <w15:commentEx w15:paraId="0910F46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FDE24F" w14:textId="77777777" w:rsidR="000307D3" w:rsidRDefault="000307D3" w:rsidP="00E15070">
      <w:r>
        <w:separator/>
      </w:r>
    </w:p>
  </w:endnote>
  <w:endnote w:type="continuationSeparator" w:id="0">
    <w:p w14:paraId="484B1CC7" w14:textId="77777777" w:rsidR="000307D3" w:rsidRDefault="000307D3" w:rsidP="00E15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F35811" w14:textId="77777777" w:rsidR="000307D3" w:rsidRDefault="000307D3" w:rsidP="00E15070">
      <w:r>
        <w:separator/>
      </w:r>
    </w:p>
  </w:footnote>
  <w:footnote w:type="continuationSeparator" w:id="0">
    <w:p w14:paraId="04BD4686" w14:textId="77777777" w:rsidR="000307D3" w:rsidRDefault="000307D3" w:rsidP="00E150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141D68"/>
    <w:multiLevelType w:val="multilevel"/>
    <w:tmpl w:val="C4884AF4"/>
    <w:styleLink w:val="List12"/>
    <w:lvl w:ilvl="0">
      <w:start w:val="1"/>
      <w:numFmt w:val="decimal"/>
      <w:lvlText w:val="%1.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decimal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decimal"/>
      <w:lvlText w:val="%5.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decimal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decimal"/>
      <w:lvlText w:val="%8.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decimal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" w15:restartNumberingAfterBreak="0">
    <w:nsid w:val="57E94069"/>
    <w:multiLevelType w:val="multilevel"/>
    <w:tmpl w:val="727C6CC4"/>
    <w:styleLink w:val="21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黑体" w:eastAsia="黑体" w:hAnsi="黑体" w:cs="黑体"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黑体" w:eastAsia="黑体" w:hAnsi="黑体" w:cs="黑体"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黑体" w:eastAsia="黑体" w:hAnsi="黑体" w:cs="黑体"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黑体" w:eastAsia="黑体" w:hAnsi="黑体" w:cs="黑体"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黑体" w:eastAsia="黑体" w:hAnsi="黑体" w:cs="黑体"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黑体" w:eastAsia="黑体" w:hAnsi="黑体" w:cs="黑体"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黑体" w:eastAsia="黑体" w:hAnsi="黑体" w:cs="黑体"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黑体" w:eastAsia="黑体" w:hAnsi="黑体" w:cs="黑体"/>
        <w:position w:val="0"/>
        <w:lang w:val="zh-TW" w:eastAsia="zh-TW"/>
      </w:rPr>
    </w:lvl>
  </w:abstractNum>
  <w:abstractNum w:abstractNumId="2" w15:restartNumberingAfterBreak="0">
    <w:nsid w:val="66081899"/>
    <w:multiLevelType w:val="multilevel"/>
    <w:tmpl w:val="DBAAA6A6"/>
    <w:styleLink w:val="List1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黑体" w:eastAsia="黑体" w:hAnsi="黑体" w:cs="黑体"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黑体" w:eastAsia="黑体" w:hAnsi="黑体" w:cs="黑体"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黑体" w:eastAsia="黑体" w:hAnsi="黑体" w:cs="黑体"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黑体" w:eastAsia="黑体" w:hAnsi="黑体" w:cs="黑体"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黑体" w:eastAsia="黑体" w:hAnsi="黑体" w:cs="黑体"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黑体" w:eastAsia="黑体" w:hAnsi="黑体" w:cs="黑体"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黑体" w:eastAsia="黑体" w:hAnsi="黑体" w:cs="黑体"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黑体" w:eastAsia="黑体" w:hAnsi="黑体" w:cs="黑体"/>
        <w:position w:val="0"/>
        <w:lang w:val="zh-TW" w:eastAsia="zh-TW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ang">
    <w15:presenceInfo w15:providerId="None" w15:userId="wang"/>
  </w15:person>
  <w15:person w15:author="weiwei">
    <w15:presenceInfo w15:providerId="None" w15:userId="weiwe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B5"/>
    <w:rsid w:val="000307D3"/>
    <w:rsid w:val="000C7DE9"/>
    <w:rsid w:val="00122C92"/>
    <w:rsid w:val="00152F39"/>
    <w:rsid w:val="002B3257"/>
    <w:rsid w:val="003A4FB5"/>
    <w:rsid w:val="00463D6F"/>
    <w:rsid w:val="006618BE"/>
    <w:rsid w:val="00760F3B"/>
    <w:rsid w:val="007D2F29"/>
    <w:rsid w:val="0085408C"/>
    <w:rsid w:val="00AB0561"/>
    <w:rsid w:val="00B003D8"/>
    <w:rsid w:val="00B3413F"/>
    <w:rsid w:val="00BC73B8"/>
    <w:rsid w:val="00C24244"/>
    <w:rsid w:val="00D724D4"/>
    <w:rsid w:val="00D85ADA"/>
    <w:rsid w:val="00E15070"/>
    <w:rsid w:val="00EB1E04"/>
    <w:rsid w:val="00EE4CB6"/>
    <w:rsid w:val="00EF3E71"/>
    <w:rsid w:val="00FB6B9F"/>
    <w:rsid w:val="00FC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5E151E"/>
  <w15:chartTrackingRefBased/>
  <w15:docId w15:val="{FE5338BD-2481-4853-BDD1-E4FAA80C4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1507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4"/>
      <w:szCs w:val="24"/>
      <w:bdr w:val="nil"/>
      <w:lang w:eastAsia="en-US"/>
    </w:rPr>
  </w:style>
  <w:style w:type="paragraph" w:styleId="1">
    <w:name w:val="heading 1"/>
    <w:next w:val="a0"/>
    <w:link w:val="1Char"/>
    <w:rsid w:val="00E1507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left" w:pos="318"/>
        <w:tab w:val="left" w:pos="360"/>
      </w:tabs>
      <w:spacing w:before="160" w:after="160"/>
      <w:outlineLvl w:val="0"/>
    </w:pPr>
    <w:rPr>
      <w:rFonts w:ascii="Arial Unicode MS" w:eastAsia="Times New Roman" w:hAnsi="Arial Unicode MS" w:cs="Arial Unicode MS" w:hint="eastAsia"/>
      <w:color w:val="000000"/>
      <w:kern w:val="0"/>
      <w:szCs w:val="21"/>
      <w:u w:color="000000"/>
      <w:bdr w:val="nil"/>
    </w:rPr>
  </w:style>
  <w:style w:type="paragraph" w:styleId="2">
    <w:name w:val="heading 2"/>
    <w:next w:val="a0"/>
    <w:link w:val="2Char"/>
    <w:rsid w:val="00E1507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left" w:pos="414"/>
        <w:tab w:val="left" w:pos="2061"/>
      </w:tabs>
      <w:spacing w:before="25" w:after="25"/>
      <w:outlineLvl w:val="1"/>
    </w:pPr>
    <w:rPr>
      <w:rFonts w:ascii="Arial Unicode MS" w:eastAsia="Times New Roman" w:hAnsi="Arial Unicode MS" w:cs="Arial Unicode MS" w:hint="eastAsia"/>
      <w:color w:val="000000"/>
      <w:kern w:val="0"/>
      <w:sz w:val="18"/>
      <w:szCs w:val="18"/>
      <w:u w:color="000000"/>
      <w:bdr w:val="n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E150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E1507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1507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E15070"/>
    <w:rPr>
      <w:sz w:val="18"/>
      <w:szCs w:val="18"/>
    </w:rPr>
  </w:style>
  <w:style w:type="character" w:customStyle="1" w:styleId="1Char">
    <w:name w:val="标题 1 Char"/>
    <w:basedOn w:val="a1"/>
    <w:link w:val="1"/>
    <w:rsid w:val="00E15070"/>
    <w:rPr>
      <w:rFonts w:ascii="Arial Unicode MS" w:eastAsia="Times New Roman" w:hAnsi="Arial Unicode MS" w:cs="Arial Unicode MS"/>
      <w:color w:val="000000"/>
      <w:kern w:val="0"/>
      <w:szCs w:val="21"/>
      <w:u w:color="000000"/>
      <w:bdr w:val="nil"/>
    </w:rPr>
  </w:style>
  <w:style w:type="character" w:customStyle="1" w:styleId="2Char">
    <w:name w:val="标题 2 Char"/>
    <w:basedOn w:val="a1"/>
    <w:link w:val="2"/>
    <w:rsid w:val="00E15070"/>
    <w:rPr>
      <w:rFonts w:ascii="Arial Unicode MS" w:eastAsia="Times New Roman" w:hAnsi="Arial Unicode MS" w:cs="Arial Unicode MS"/>
      <w:color w:val="000000"/>
      <w:kern w:val="0"/>
      <w:sz w:val="18"/>
      <w:szCs w:val="18"/>
      <w:u w:color="000000"/>
      <w:bdr w:val="nil"/>
    </w:rPr>
  </w:style>
  <w:style w:type="table" w:customStyle="1" w:styleId="TableNormal">
    <w:name w:val="Table Normal"/>
    <w:rsid w:val="00E1507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正文 A"/>
    <w:rsid w:val="00E15070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Times New Roman" w:eastAsia="Times New Roman" w:hAnsi="Times New Roman" w:cs="Times New Roman"/>
      <w:color w:val="000000"/>
      <w:sz w:val="18"/>
      <w:szCs w:val="18"/>
      <w:u w:color="000000"/>
      <w:bdr w:val="nil"/>
    </w:rPr>
  </w:style>
  <w:style w:type="paragraph" w:styleId="a0">
    <w:name w:val="Body Text"/>
    <w:link w:val="Char1"/>
    <w:rsid w:val="00E15070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left" w:pos="357"/>
      </w:tabs>
      <w:ind w:firstLine="200"/>
      <w:jc w:val="both"/>
    </w:pPr>
    <w:rPr>
      <w:rFonts w:ascii="Times New Roman" w:eastAsia="Times New Roman" w:hAnsi="Times New Roman" w:cs="Times New Roman"/>
      <w:color w:val="000000"/>
      <w:sz w:val="18"/>
      <w:szCs w:val="18"/>
      <w:u w:color="000000"/>
      <w:bdr w:val="nil"/>
    </w:rPr>
  </w:style>
  <w:style w:type="character" w:customStyle="1" w:styleId="Char1">
    <w:name w:val="正文文本 Char"/>
    <w:basedOn w:val="a1"/>
    <w:link w:val="a0"/>
    <w:rsid w:val="00E15070"/>
    <w:rPr>
      <w:rFonts w:ascii="Times New Roman" w:eastAsia="Times New Roman" w:hAnsi="Times New Roman" w:cs="Times New Roman"/>
      <w:color w:val="000000"/>
      <w:sz w:val="18"/>
      <w:szCs w:val="18"/>
      <w:u w:color="000000"/>
      <w:bdr w:val="nil"/>
    </w:rPr>
  </w:style>
  <w:style w:type="paragraph" w:customStyle="1" w:styleId="a7">
    <w:name w:val="默认"/>
    <w:rsid w:val="00E1507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kern w:val="0"/>
      <w:sz w:val="22"/>
      <w:bdr w:val="nil"/>
    </w:rPr>
  </w:style>
  <w:style w:type="numbering" w:customStyle="1" w:styleId="List1">
    <w:name w:val="List 1"/>
    <w:basedOn w:val="a3"/>
    <w:rsid w:val="00E15070"/>
    <w:pPr>
      <w:numPr>
        <w:numId w:val="1"/>
      </w:numPr>
    </w:pPr>
  </w:style>
  <w:style w:type="numbering" w:customStyle="1" w:styleId="21">
    <w:name w:val="列表 21"/>
    <w:basedOn w:val="a3"/>
    <w:rsid w:val="00E15070"/>
    <w:pPr>
      <w:numPr>
        <w:numId w:val="2"/>
      </w:numPr>
    </w:pPr>
  </w:style>
  <w:style w:type="numbering" w:customStyle="1" w:styleId="List12">
    <w:name w:val="List 12"/>
    <w:basedOn w:val="a3"/>
    <w:rsid w:val="00E15070"/>
    <w:pPr>
      <w:numPr>
        <w:numId w:val="3"/>
      </w:numPr>
    </w:pPr>
  </w:style>
  <w:style w:type="paragraph" w:styleId="a8">
    <w:name w:val="Balloon Text"/>
    <w:basedOn w:val="a"/>
    <w:link w:val="Char2"/>
    <w:uiPriority w:val="99"/>
    <w:semiHidden/>
    <w:unhideWhenUsed/>
    <w:rsid w:val="00E15070"/>
    <w:rPr>
      <w:sz w:val="18"/>
      <w:szCs w:val="18"/>
    </w:rPr>
  </w:style>
  <w:style w:type="character" w:customStyle="1" w:styleId="Char2">
    <w:name w:val="批注框文本 Char"/>
    <w:basedOn w:val="a1"/>
    <w:link w:val="a8"/>
    <w:uiPriority w:val="99"/>
    <w:semiHidden/>
    <w:rsid w:val="00E15070"/>
    <w:rPr>
      <w:rFonts w:ascii="Times New Roman" w:hAnsi="Times New Roman" w:cs="Times New Roman"/>
      <w:kern w:val="0"/>
      <w:sz w:val="18"/>
      <w:szCs w:val="18"/>
      <w:bdr w:val="nil"/>
      <w:lang w:eastAsia="en-US"/>
    </w:rPr>
  </w:style>
  <w:style w:type="paragraph" w:styleId="a9">
    <w:name w:val="annotation text"/>
    <w:basedOn w:val="a"/>
    <w:link w:val="Char3"/>
    <w:uiPriority w:val="99"/>
    <w:semiHidden/>
    <w:unhideWhenUsed/>
  </w:style>
  <w:style w:type="character" w:customStyle="1" w:styleId="Char3">
    <w:name w:val="批注文字 Char"/>
    <w:basedOn w:val="a1"/>
    <w:link w:val="a9"/>
    <w:uiPriority w:val="99"/>
    <w:semiHidden/>
    <w:rPr>
      <w:rFonts w:ascii="Times New Roman" w:hAnsi="Times New Roman" w:cs="Times New Roman"/>
      <w:kern w:val="0"/>
      <w:sz w:val="24"/>
      <w:szCs w:val="24"/>
      <w:bdr w:val="nil"/>
      <w:lang w:eastAsia="en-US"/>
    </w:rPr>
  </w:style>
  <w:style w:type="character" w:styleId="aa">
    <w:name w:val="annotation reference"/>
    <w:basedOn w:val="a1"/>
    <w:uiPriority w:val="99"/>
    <w:semiHidden/>
    <w:unhideWhenUsed/>
    <w:rPr>
      <w:sz w:val="21"/>
      <w:szCs w:val="21"/>
    </w:rPr>
  </w:style>
  <w:style w:type="paragraph" w:styleId="ab">
    <w:name w:val="annotation subject"/>
    <w:basedOn w:val="a9"/>
    <w:next w:val="a9"/>
    <w:link w:val="Char4"/>
    <w:uiPriority w:val="99"/>
    <w:semiHidden/>
    <w:unhideWhenUsed/>
    <w:rsid w:val="00EE4CB6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EE4CB6"/>
    <w:rPr>
      <w:rFonts w:ascii="Times New Roman" w:hAnsi="Times New Roman" w:cs="Times New Roman"/>
      <w:b/>
      <w:bCs/>
      <w:kern w:val="0"/>
      <w:sz w:val="24"/>
      <w:szCs w:val="24"/>
      <w:bdr w:val="nil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502</Words>
  <Characters>2864</Characters>
  <Application>Microsoft Office Word</Application>
  <DocSecurity>0</DocSecurity>
  <Lines>23</Lines>
  <Paragraphs>6</Paragraphs>
  <ScaleCrop>false</ScaleCrop>
  <Company/>
  <LinksUpToDate>false</LinksUpToDate>
  <CharactersWithSpaces>3360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16</cp:revision>
  <dcterms:created xsi:type="dcterms:W3CDTF">2017-12-27T15:54:00Z</dcterms:created>
  <dcterms:modified xsi:type="dcterms:W3CDTF">2017-12-29T15:21:00Z</dcterms:modified>
</cp:coreProperties>
</file>