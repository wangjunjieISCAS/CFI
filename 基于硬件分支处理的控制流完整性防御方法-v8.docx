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C0BE5A" w14:textId="77777777" w:rsidR="00AC2565" w:rsidRPr="0051295F" w:rsidRDefault="00AC2565">
      <w:pPr>
        <w:pStyle w:val="a0"/>
        <w:tabs>
          <w:tab w:val="right" w:pos="8776"/>
        </w:tabs>
        <w:spacing w:line="20" w:lineRule="atLeast"/>
        <w:ind w:firstLine="0"/>
        <w:rPr>
          <w:rFonts w:eastAsiaTheme="minorEastAsia" w:hint="eastAsia"/>
          <w:sz w:val="15"/>
          <w:szCs w:val="15"/>
          <w:rPrChange w:id="0" w:author="wang" w:date="2017-12-25T09:54:00Z">
            <w:rPr>
              <w:sz w:val="15"/>
              <w:szCs w:val="15"/>
            </w:rPr>
          </w:rPrChange>
        </w:rPr>
      </w:pPr>
    </w:p>
    <w:p w14:paraId="4D53387E" w14:textId="77777777" w:rsidR="00AC2565" w:rsidRDefault="00FE2FAB">
      <w:pPr>
        <w:pStyle w:val="a0"/>
        <w:tabs>
          <w:tab w:val="right" w:pos="8776"/>
        </w:tabs>
        <w:spacing w:line="20" w:lineRule="atLeast"/>
        <w:ind w:firstLine="0"/>
        <w:rPr>
          <w:sz w:val="15"/>
          <w:szCs w:val="15"/>
        </w:rPr>
      </w:pPr>
      <w:r>
        <w:rPr>
          <w:rFonts w:eastAsia="宋体" w:hint="eastAsia"/>
          <w:sz w:val="15"/>
          <w:szCs w:val="15"/>
          <w:lang w:val="zh-TW" w:eastAsia="zh-TW"/>
        </w:rPr>
        <w:t>软件学报</w:t>
      </w:r>
      <w:r>
        <w:rPr>
          <w:sz w:val="15"/>
          <w:szCs w:val="15"/>
        </w:rPr>
        <w:t>ISSN 1000-9825, CODEN RUXUEW</w:t>
      </w:r>
      <w:r>
        <w:rPr>
          <w:sz w:val="15"/>
          <w:szCs w:val="15"/>
        </w:rPr>
        <w:tab/>
        <w:t>E-mail: jos@iscas.ac.cn</w:t>
      </w:r>
    </w:p>
    <w:p w14:paraId="0CAB23A7" w14:textId="77777777" w:rsidR="00AC2565" w:rsidRDefault="00FE2FAB">
      <w:pPr>
        <w:pStyle w:val="a0"/>
        <w:tabs>
          <w:tab w:val="right" w:pos="8776"/>
        </w:tabs>
        <w:spacing w:line="20" w:lineRule="atLeast"/>
        <w:ind w:firstLine="0"/>
        <w:rPr>
          <w:sz w:val="15"/>
          <w:szCs w:val="15"/>
        </w:rPr>
      </w:pPr>
      <w:r>
        <w:rPr>
          <w:i/>
          <w:iCs/>
          <w:sz w:val="15"/>
          <w:szCs w:val="15"/>
        </w:rPr>
        <w:t>Journal of Software</w:t>
      </w:r>
      <w:r>
        <w:rPr>
          <w:sz w:val="15"/>
          <w:szCs w:val="15"/>
        </w:rPr>
        <w:t>, [doi: 10.13328/j.cnki.jos.000000]</w:t>
      </w:r>
      <w:r>
        <w:rPr>
          <w:sz w:val="15"/>
          <w:szCs w:val="15"/>
        </w:rPr>
        <w:tab/>
        <w:t>http://www.jos.org.cn</w:t>
      </w:r>
    </w:p>
    <w:p w14:paraId="1C836409" w14:textId="77777777" w:rsidR="00AC2565" w:rsidRDefault="00FE2FAB">
      <w:pPr>
        <w:pStyle w:val="a0"/>
        <w:tabs>
          <w:tab w:val="right" w:pos="8776"/>
        </w:tabs>
        <w:spacing w:line="20" w:lineRule="atLeast"/>
        <w:ind w:firstLine="0"/>
        <w:rPr>
          <w:sz w:val="15"/>
          <w:szCs w:val="15"/>
        </w:rPr>
      </w:pPr>
      <w:r>
        <w:rPr>
          <w:sz w:val="15"/>
          <w:szCs w:val="15"/>
        </w:rPr>
        <w:t>©</w:t>
      </w:r>
      <w:r>
        <w:rPr>
          <w:rFonts w:eastAsia="宋体" w:hint="eastAsia"/>
          <w:sz w:val="15"/>
          <w:szCs w:val="15"/>
          <w:lang w:val="zh-TW" w:eastAsia="zh-TW"/>
        </w:rPr>
        <w:t>中国科学院软件研究所版权所有</w:t>
      </w:r>
      <w:r>
        <w:rPr>
          <w:sz w:val="15"/>
          <w:szCs w:val="15"/>
        </w:rPr>
        <w:t>.</w:t>
      </w:r>
      <w:r>
        <w:rPr>
          <w:sz w:val="15"/>
          <w:szCs w:val="15"/>
        </w:rPr>
        <w:tab/>
        <w:t>Tel: +86-10-62562563</w:t>
      </w:r>
    </w:p>
    <w:p w14:paraId="77A160BE" w14:textId="77777777" w:rsidR="00AC2565" w:rsidRDefault="00AC2565">
      <w:pPr>
        <w:pStyle w:val="a8"/>
        <w:spacing w:before="0"/>
        <w:rPr>
          <w:sz w:val="28"/>
          <w:szCs w:val="28"/>
        </w:rPr>
      </w:pPr>
    </w:p>
    <w:p w14:paraId="05095110" w14:textId="78822F89" w:rsidR="00AC2565" w:rsidRDefault="00FE2FAB">
      <w:pPr>
        <w:pStyle w:val="a8"/>
        <w:spacing w:before="0" w:line="20" w:lineRule="atLeast"/>
        <w:rPr>
          <w:rFonts w:ascii="Monotype Sorts" w:eastAsia="Monotype Sorts" w:hAnsi="Monotype Sorts" w:cs="Monotype Sorts"/>
          <w:sz w:val="18"/>
          <w:szCs w:val="18"/>
        </w:rPr>
      </w:pPr>
      <w:del w:id="1" w:author="wang" w:date="2017-12-25T10:06:00Z">
        <w:r w:rsidDel="00611152">
          <w:rPr>
            <w:rFonts w:eastAsia="黑体" w:hint="eastAsia"/>
            <w:sz w:val="28"/>
            <w:szCs w:val="28"/>
            <w:lang w:val="zh-TW" w:eastAsia="zh-TW"/>
          </w:rPr>
          <w:delText>基于硬件分支处理的</w:delText>
        </w:r>
        <w:commentRangeStart w:id="2"/>
        <w:r w:rsidDel="00611152">
          <w:rPr>
            <w:rFonts w:eastAsia="黑体" w:hint="eastAsia"/>
            <w:sz w:val="28"/>
            <w:szCs w:val="28"/>
            <w:lang w:val="zh-TW" w:eastAsia="zh-TW"/>
          </w:rPr>
          <w:delText>控制流完整性防御方法</w:delText>
        </w:r>
      </w:del>
      <w:commentRangeEnd w:id="2"/>
      <w:ins w:id="3" w:author="wang" w:date="2017-12-25T10:06:00Z">
        <w:r w:rsidR="00611152">
          <w:rPr>
            <w:rFonts w:eastAsia="黑体" w:hint="eastAsia"/>
            <w:sz w:val="28"/>
            <w:szCs w:val="28"/>
            <w:lang w:val="zh-TW" w:eastAsia="zh-TW"/>
          </w:rPr>
          <w:t>基于</w:t>
        </w:r>
        <w:commentRangeStart w:id="4"/>
        <w:r w:rsidR="00611152" w:rsidRPr="00A9677A">
          <w:rPr>
            <w:rFonts w:eastAsia="黑体" w:hint="eastAsia"/>
            <w:sz w:val="28"/>
            <w:szCs w:val="28"/>
            <w:highlight w:val="yellow"/>
            <w:lang w:val="zh-TW" w:eastAsia="zh-TW"/>
            <w:rPrChange w:id="5" w:author="wang" w:date="2017-12-25T11:53:00Z">
              <w:rPr>
                <w:rFonts w:eastAsia="黑体" w:hint="eastAsia"/>
                <w:sz w:val="28"/>
                <w:szCs w:val="28"/>
                <w:lang w:val="zh-TW" w:eastAsia="zh-TW"/>
              </w:rPr>
            </w:rPrChange>
          </w:rPr>
          <w:t>硬件分支</w:t>
        </w:r>
      </w:ins>
      <w:ins w:id="6" w:author="weiwei" w:date="2017-12-26T21:11:00Z">
        <w:r w:rsidR="00102AA9">
          <w:rPr>
            <w:rFonts w:eastAsiaTheme="minorEastAsia" w:hint="eastAsia"/>
            <w:sz w:val="28"/>
            <w:szCs w:val="28"/>
            <w:highlight w:val="yellow"/>
            <w:lang w:val="zh-TW"/>
          </w:rPr>
          <w:t>事件的</w:t>
        </w:r>
      </w:ins>
      <w:ins w:id="7" w:author="wang" w:date="2017-12-25T10:06:00Z">
        <w:del w:id="8" w:author="weiwei" w:date="2017-12-26T21:11:00Z">
          <w:r w:rsidR="00611152" w:rsidRPr="00A9677A" w:rsidDel="00102AA9">
            <w:rPr>
              <w:rFonts w:eastAsia="黑体" w:hint="eastAsia"/>
              <w:sz w:val="28"/>
              <w:szCs w:val="28"/>
              <w:highlight w:val="yellow"/>
              <w:lang w:val="zh-TW" w:eastAsia="zh-TW"/>
              <w:rPrChange w:id="9" w:author="wang" w:date="2017-12-25T11:53:00Z">
                <w:rPr>
                  <w:rFonts w:eastAsia="黑体" w:hint="eastAsia"/>
                  <w:sz w:val="28"/>
                  <w:szCs w:val="28"/>
                  <w:lang w:val="zh-TW" w:eastAsia="zh-TW"/>
                </w:rPr>
              </w:rPrChange>
            </w:rPr>
            <w:delText>处理</w:delText>
          </w:r>
        </w:del>
      </w:ins>
      <w:commentRangeEnd w:id="4"/>
      <w:ins w:id="10" w:author="wang" w:date="2017-12-25T11:53:00Z">
        <w:del w:id="11" w:author="weiwei" w:date="2017-12-26T21:11:00Z">
          <w:r w:rsidR="00A9677A" w:rsidDel="00102AA9">
            <w:rPr>
              <w:rStyle w:val="af2"/>
              <w:rFonts w:eastAsiaTheme="minorEastAsia"/>
              <w:color w:val="auto"/>
              <w:kern w:val="0"/>
              <w:lang w:eastAsia="en-US"/>
            </w:rPr>
            <w:commentReference w:id="4"/>
          </w:r>
        </w:del>
      </w:ins>
      <w:ins w:id="12" w:author="wang" w:date="2017-12-25T10:06:00Z">
        <w:del w:id="13" w:author="weiwei" w:date="2017-12-26T21:11:00Z">
          <w:r w:rsidR="00611152" w:rsidDel="00102AA9">
            <w:rPr>
              <w:rFonts w:eastAsia="黑体" w:hint="eastAsia"/>
              <w:sz w:val="28"/>
              <w:szCs w:val="28"/>
              <w:lang w:val="zh-TW" w:eastAsia="zh-TW"/>
            </w:rPr>
            <w:delText>的</w:delText>
          </w:r>
        </w:del>
        <w:r w:rsidR="00611152">
          <w:rPr>
            <w:rFonts w:eastAsia="黑体" w:hint="eastAsia"/>
            <w:sz w:val="28"/>
            <w:szCs w:val="28"/>
            <w:lang w:val="zh-TW" w:eastAsia="zh-TW"/>
          </w:rPr>
          <w:t>控制流</w:t>
        </w:r>
        <w:r w:rsidR="00611152">
          <w:rPr>
            <w:rFonts w:eastAsia="黑体" w:hint="eastAsia"/>
            <w:sz w:val="28"/>
            <w:szCs w:val="28"/>
            <w:lang w:val="zh-TW"/>
          </w:rPr>
          <w:t>劫持</w:t>
        </w:r>
      </w:ins>
      <w:ins w:id="14" w:author="wang" w:date="2017-12-25T11:07:00Z">
        <w:r w:rsidR="00E52D8A">
          <w:rPr>
            <w:rFonts w:eastAsia="黑体" w:hint="eastAsia"/>
            <w:sz w:val="28"/>
            <w:szCs w:val="28"/>
            <w:lang w:val="zh-TW"/>
          </w:rPr>
          <w:t>攻击</w:t>
        </w:r>
      </w:ins>
      <w:ins w:id="15" w:author="wang" w:date="2017-12-25T10:06:00Z">
        <w:r w:rsidR="00611152">
          <w:rPr>
            <w:rFonts w:eastAsia="黑体" w:hint="eastAsia"/>
            <w:sz w:val="28"/>
            <w:szCs w:val="28"/>
            <w:lang w:val="zh-TW" w:eastAsia="zh-TW"/>
          </w:rPr>
          <w:t>防御方法</w:t>
        </w:r>
      </w:ins>
      <w:r>
        <w:commentReference w:id="2"/>
      </w:r>
      <w:r>
        <w:rPr>
          <w:rFonts w:ascii="Symbol" w:eastAsia="Symbol" w:hAnsi="Symbol" w:cs="Symbol"/>
          <w:position w:val="40"/>
          <w:sz w:val="21"/>
          <w:szCs w:val="21"/>
        </w:rPr>
        <w:footnoteReference w:customMarkFollows="1" w:id="2"/>
        <w:t>∗</w:t>
      </w:r>
    </w:p>
    <w:p w14:paraId="517785FD" w14:textId="6B39A094" w:rsidR="00AC2565" w:rsidRDefault="00FE2FAB">
      <w:pPr>
        <w:pStyle w:val="a9"/>
        <w:rPr>
          <w:sz w:val="24"/>
          <w:szCs w:val="24"/>
        </w:rPr>
      </w:pPr>
      <w:r>
        <w:rPr>
          <w:rFonts w:eastAsia="FangSong_GB2312" w:hint="eastAsia"/>
          <w:sz w:val="24"/>
          <w:szCs w:val="24"/>
          <w:lang w:val="zh-TW" w:eastAsia="zh-TW"/>
        </w:rPr>
        <w:t>李威威</w:t>
      </w:r>
      <w:r>
        <w:rPr>
          <w:rFonts w:eastAsia="Arial Unicode MS" w:hAnsi="Arial Unicode MS" w:cs="Arial Unicode MS"/>
          <w:sz w:val="24"/>
          <w:szCs w:val="24"/>
          <w:vertAlign w:val="superscript"/>
        </w:rPr>
        <w:t>1</w:t>
      </w:r>
      <w:ins w:id="16" w:author="wang" w:date="2017-12-25T10:06:00Z">
        <w:r w:rsidR="00611152">
          <w:rPr>
            <w:rFonts w:eastAsia="Arial Unicode MS" w:hAnsi="Arial Unicode MS" w:cs="Arial Unicode MS"/>
            <w:sz w:val="24"/>
            <w:szCs w:val="24"/>
            <w:vertAlign w:val="superscript"/>
          </w:rPr>
          <w:t>,</w:t>
        </w:r>
      </w:ins>
      <w:r>
        <w:rPr>
          <w:rFonts w:eastAsia="Arial Unicode MS" w:hAnsi="Arial Unicode MS" w:cs="Arial Unicode MS"/>
          <w:sz w:val="24"/>
          <w:szCs w:val="24"/>
          <w:vertAlign w:val="superscript"/>
        </w:rPr>
        <w:t>2</w:t>
      </w:r>
      <w:r>
        <w:rPr>
          <w:rFonts w:eastAsia="Arial Unicode MS" w:hAnsi="Arial Unicode MS" w:cs="Arial Unicode MS"/>
          <w:sz w:val="24"/>
          <w:szCs w:val="24"/>
        </w:rPr>
        <w:t>,</w:t>
      </w:r>
      <w:r>
        <w:rPr>
          <w:rFonts w:eastAsia="FangSong_GB2312" w:hint="eastAsia"/>
          <w:sz w:val="24"/>
          <w:szCs w:val="24"/>
          <w:lang w:val="zh-TW" w:eastAsia="zh-TW"/>
        </w:rPr>
        <w:t>王俊杰</w:t>
      </w:r>
      <w:r>
        <w:rPr>
          <w:rFonts w:eastAsia="Arial Unicode MS" w:hAnsi="Arial Unicode MS" w:cs="Arial Unicode MS"/>
          <w:sz w:val="24"/>
          <w:szCs w:val="24"/>
          <w:vertAlign w:val="superscript"/>
        </w:rPr>
        <w:t>1</w:t>
      </w:r>
      <w:r>
        <w:rPr>
          <w:rFonts w:eastAsia="Arial Unicode MS" w:hAnsi="Arial Unicode MS" w:cs="Arial Unicode MS"/>
          <w:sz w:val="24"/>
          <w:szCs w:val="24"/>
        </w:rPr>
        <w:t>,</w:t>
      </w:r>
      <w:r>
        <w:rPr>
          <w:rFonts w:eastAsia="FangSong_GB2312" w:hint="eastAsia"/>
          <w:sz w:val="24"/>
          <w:szCs w:val="24"/>
          <w:lang w:val="zh-TW" w:eastAsia="zh-TW"/>
        </w:rPr>
        <w:t>高伟毅</w:t>
      </w:r>
      <w:r>
        <w:rPr>
          <w:rFonts w:eastAsia="Arial Unicode MS" w:hAnsi="Arial Unicode MS" w:cs="Arial Unicode MS"/>
          <w:sz w:val="24"/>
          <w:szCs w:val="24"/>
          <w:vertAlign w:val="superscript"/>
        </w:rPr>
        <w:t>1</w:t>
      </w:r>
      <w:ins w:id="17" w:author="wang" w:date="2017-12-25T10:06:00Z">
        <w:r w:rsidR="00611152">
          <w:rPr>
            <w:rFonts w:eastAsia="Arial Unicode MS" w:hAnsi="Arial Unicode MS" w:cs="Arial Unicode MS"/>
            <w:sz w:val="24"/>
            <w:szCs w:val="24"/>
            <w:vertAlign w:val="superscript"/>
          </w:rPr>
          <w:t>,</w:t>
        </w:r>
      </w:ins>
      <w:r>
        <w:rPr>
          <w:rFonts w:eastAsia="Arial Unicode MS" w:hAnsi="Arial Unicode MS" w:cs="Arial Unicode MS"/>
          <w:sz w:val="24"/>
          <w:szCs w:val="24"/>
          <w:vertAlign w:val="superscript"/>
        </w:rPr>
        <w:t>2</w:t>
      </w:r>
      <w:r>
        <w:rPr>
          <w:rFonts w:eastAsia="Arial Unicode MS" w:hAnsi="Arial Unicode MS" w:cs="Arial Unicode MS"/>
          <w:sz w:val="24"/>
          <w:szCs w:val="24"/>
        </w:rPr>
        <w:t>,</w:t>
      </w:r>
      <w:r>
        <w:rPr>
          <w:rFonts w:eastAsia="FangSong_GB2312" w:hint="eastAsia"/>
          <w:sz w:val="24"/>
          <w:szCs w:val="24"/>
          <w:lang w:val="zh-TW" w:eastAsia="zh-TW"/>
        </w:rPr>
        <w:t>杨秋松</w:t>
      </w:r>
      <w:r>
        <w:rPr>
          <w:rFonts w:eastAsia="Arial Unicode MS" w:hAnsi="Arial Unicode MS" w:cs="Arial Unicode MS"/>
          <w:sz w:val="24"/>
          <w:szCs w:val="24"/>
          <w:vertAlign w:val="superscript"/>
        </w:rPr>
        <w:t>1</w:t>
      </w:r>
      <w:r>
        <w:rPr>
          <w:rFonts w:eastAsia="Arial Unicode MS" w:hAnsi="Arial Unicode MS" w:cs="Arial Unicode MS"/>
          <w:sz w:val="24"/>
          <w:szCs w:val="24"/>
        </w:rPr>
        <w:t>,</w:t>
      </w:r>
      <w:r>
        <w:rPr>
          <w:rFonts w:eastAsia="FangSong_GB2312" w:hint="eastAsia"/>
          <w:sz w:val="24"/>
          <w:szCs w:val="24"/>
          <w:lang w:val="zh-TW" w:eastAsia="zh-TW"/>
        </w:rPr>
        <w:t>李明树</w:t>
      </w:r>
      <w:r>
        <w:rPr>
          <w:rFonts w:eastAsia="Arial Unicode MS" w:hAnsi="Arial Unicode MS" w:cs="Arial Unicode MS"/>
          <w:sz w:val="24"/>
          <w:szCs w:val="24"/>
          <w:vertAlign w:val="superscript"/>
        </w:rPr>
        <w:t>1</w:t>
      </w:r>
    </w:p>
    <w:p w14:paraId="715C1712" w14:textId="77777777" w:rsidR="00AC2565" w:rsidRDefault="00FE2FAB">
      <w:pPr>
        <w:pStyle w:val="aa"/>
        <w:ind w:left="116" w:hanging="116"/>
        <w:rPr>
          <w:sz w:val="16"/>
          <w:szCs w:val="16"/>
        </w:rPr>
      </w:pPr>
      <w:r>
        <w:rPr>
          <w:sz w:val="16"/>
          <w:szCs w:val="16"/>
          <w:vertAlign w:val="superscript"/>
        </w:rPr>
        <w:t>1</w:t>
      </w:r>
      <w:r>
        <w:rPr>
          <w:sz w:val="16"/>
          <w:szCs w:val="16"/>
        </w:rPr>
        <w:t>(</w:t>
      </w:r>
      <w:r>
        <w:rPr>
          <w:rFonts w:eastAsia="宋体" w:hint="eastAsia"/>
          <w:sz w:val="16"/>
          <w:szCs w:val="16"/>
          <w:lang w:val="zh-TW" w:eastAsia="zh-TW"/>
        </w:rPr>
        <w:t>中国科学院软件研究所基础软件国家工程研究中心</w:t>
      </w:r>
      <w:r>
        <w:rPr>
          <w:sz w:val="16"/>
          <w:szCs w:val="16"/>
        </w:rPr>
        <w:t>,</w:t>
      </w:r>
      <w:r>
        <w:rPr>
          <w:rFonts w:eastAsia="宋体" w:hint="eastAsia"/>
          <w:sz w:val="16"/>
          <w:szCs w:val="16"/>
          <w:lang w:val="zh-TW" w:eastAsia="zh-TW"/>
        </w:rPr>
        <w:t>北京</w:t>
      </w:r>
      <w:r>
        <w:rPr>
          <w:rFonts w:eastAsia="宋体" w:hint="eastAsia"/>
          <w:sz w:val="16"/>
          <w:szCs w:val="16"/>
          <w:lang w:val="zh-TW" w:eastAsia="zh-TW"/>
        </w:rPr>
        <w:t xml:space="preserve"> </w:t>
      </w:r>
      <w:r>
        <w:rPr>
          <w:sz w:val="16"/>
          <w:szCs w:val="16"/>
        </w:rPr>
        <w:t>100190)</w:t>
      </w:r>
    </w:p>
    <w:p w14:paraId="74EDF769" w14:textId="77777777" w:rsidR="00AC2565" w:rsidRDefault="00FE2FAB">
      <w:pPr>
        <w:pStyle w:val="aa"/>
        <w:ind w:left="116" w:hanging="116"/>
        <w:rPr>
          <w:sz w:val="16"/>
          <w:szCs w:val="16"/>
        </w:rPr>
      </w:pPr>
      <w:r>
        <w:rPr>
          <w:sz w:val="16"/>
          <w:szCs w:val="16"/>
          <w:vertAlign w:val="superscript"/>
        </w:rPr>
        <w:t>2</w:t>
      </w:r>
      <w:r>
        <w:rPr>
          <w:sz w:val="16"/>
          <w:szCs w:val="16"/>
        </w:rPr>
        <w:t>(</w:t>
      </w:r>
      <w:r>
        <w:rPr>
          <w:rFonts w:eastAsia="宋体" w:hint="eastAsia"/>
          <w:sz w:val="16"/>
          <w:szCs w:val="16"/>
          <w:lang w:val="zh-TW" w:eastAsia="zh-TW"/>
        </w:rPr>
        <w:t>中国科学院大学</w:t>
      </w:r>
      <w:r>
        <w:rPr>
          <w:sz w:val="16"/>
          <w:szCs w:val="16"/>
        </w:rPr>
        <w:t>,</w:t>
      </w:r>
      <w:r>
        <w:rPr>
          <w:rFonts w:eastAsia="宋体" w:hint="eastAsia"/>
          <w:sz w:val="16"/>
          <w:szCs w:val="16"/>
          <w:lang w:val="zh-TW" w:eastAsia="zh-TW"/>
        </w:rPr>
        <w:t>北京</w:t>
      </w:r>
      <w:r>
        <w:rPr>
          <w:rFonts w:eastAsia="宋体" w:hint="eastAsia"/>
          <w:sz w:val="16"/>
          <w:szCs w:val="16"/>
          <w:lang w:val="zh-TW" w:eastAsia="zh-TW"/>
        </w:rPr>
        <w:t xml:space="preserve"> </w:t>
      </w:r>
      <w:r>
        <w:rPr>
          <w:sz w:val="16"/>
          <w:szCs w:val="16"/>
        </w:rPr>
        <w:t>100190)</w:t>
      </w:r>
    </w:p>
    <w:p w14:paraId="68396A4F" w14:textId="77777777" w:rsidR="00AC2565" w:rsidRDefault="00AC2565">
      <w:pPr>
        <w:pStyle w:val="aa"/>
        <w:rPr>
          <w:sz w:val="16"/>
          <w:szCs w:val="16"/>
        </w:rPr>
      </w:pPr>
    </w:p>
    <w:p w14:paraId="7DB03994" w14:textId="77777777" w:rsidR="00AC2565" w:rsidRDefault="00FE2FAB">
      <w:pPr>
        <w:pStyle w:val="aa"/>
        <w:ind w:left="116" w:hanging="116"/>
        <w:rPr>
          <w:sz w:val="15"/>
          <w:szCs w:val="15"/>
        </w:rPr>
      </w:pPr>
      <w:r>
        <w:rPr>
          <w:rFonts w:eastAsia="宋体" w:hint="eastAsia"/>
          <w:sz w:val="16"/>
          <w:szCs w:val="16"/>
          <w:lang w:val="zh-TW" w:eastAsia="zh-TW"/>
        </w:rPr>
        <w:t>通讯作者</w:t>
      </w:r>
      <w:r>
        <w:rPr>
          <w:sz w:val="16"/>
          <w:szCs w:val="16"/>
        </w:rPr>
        <w:t>: , E-mail: weiwei@nfs.iscas.ac.cn</w:t>
      </w:r>
    </w:p>
    <w:p w14:paraId="6C9DDDA5" w14:textId="77777777" w:rsidR="00AC2565" w:rsidRDefault="00AC2565">
      <w:pPr>
        <w:pStyle w:val="aa"/>
        <w:ind w:left="116" w:hanging="116"/>
        <w:rPr>
          <w:sz w:val="16"/>
          <w:szCs w:val="16"/>
        </w:rPr>
      </w:pPr>
    </w:p>
    <w:p w14:paraId="7F4CFEF2" w14:textId="3C9AD988" w:rsidR="00AC2565" w:rsidRDefault="00FE2FAB" w:rsidP="00B15C0B">
      <w:pPr>
        <w:pStyle w:val="ac"/>
        <w:rPr>
          <w:rFonts w:hint="default"/>
        </w:rPr>
      </w:pPr>
      <w:r>
        <w:rPr>
          <w:rFonts w:eastAsia="黑体"/>
          <w:lang w:val="zh-TW" w:eastAsia="zh-TW"/>
        </w:rPr>
        <w:t>摘</w:t>
      </w:r>
      <w:r>
        <w:rPr>
          <w:rFonts w:eastAsia="黑体"/>
          <w:lang w:val="zh-TW" w:eastAsia="zh-TW"/>
        </w:rPr>
        <w:t xml:space="preserve">  </w:t>
      </w:r>
      <w:r>
        <w:rPr>
          <w:rFonts w:eastAsia="黑体"/>
          <w:lang w:val="zh-TW" w:eastAsia="zh-TW"/>
        </w:rPr>
        <w:t>要</w:t>
      </w:r>
      <w:r>
        <w:rPr>
          <w:rFonts w:ascii="Times New Roman" w:eastAsia="Arial Unicode MS"/>
        </w:rPr>
        <w:t>:</w:t>
      </w:r>
      <w:r>
        <w:rPr>
          <w:rFonts w:ascii="Times New Roman" w:eastAsia="Arial Unicode MS"/>
        </w:rPr>
        <w:tab/>
      </w:r>
      <w:ins w:id="18" w:author="wang" w:date="2017-12-25T10:07:00Z">
        <w:r w:rsidR="00BD0C0A">
          <w:rPr>
            <w:rFonts w:ascii="Times New Roman" w:eastAsia="Arial Unicode MS"/>
          </w:rPr>
          <w:t>控制流</w:t>
        </w:r>
        <w:r w:rsidR="00BD0C0A">
          <w:rPr>
            <w:rFonts w:ascii="Times New Roman" w:eastAsia="Arial Unicode MS" w:hint="default"/>
          </w:rPr>
          <w:t>劫持攻击</w:t>
        </w:r>
      </w:ins>
      <w:ins w:id="19" w:author="wang" w:date="2017-12-25T10:08:00Z">
        <w:r w:rsidR="00BD0C0A">
          <w:rPr>
            <w:rFonts w:ascii="Times New Roman" w:eastAsia="Arial Unicode MS"/>
          </w:rPr>
          <w:t>是</w:t>
        </w:r>
        <w:r w:rsidR="00BD0C0A">
          <w:rPr>
            <w:rFonts w:ascii="Times New Roman" w:eastAsia="Arial Unicode MS" w:hint="default"/>
          </w:rPr>
          <w:t>当今安全领域面临的</w:t>
        </w:r>
      </w:ins>
      <w:ins w:id="20" w:author="wang" w:date="2017-12-25T10:10:00Z">
        <w:r w:rsidR="009A1AE9">
          <w:rPr>
            <w:rFonts w:ascii="Times New Roman" w:eastAsia="Arial Unicode MS"/>
          </w:rPr>
          <w:t>主要</w:t>
        </w:r>
        <w:r w:rsidR="009A1AE9">
          <w:rPr>
            <w:rFonts w:ascii="Times New Roman" w:eastAsia="Arial Unicode MS" w:hint="default"/>
          </w:rPr>
          <w:t>威胁</w:t>
        </w:r>
        <w:r w:rsidR="009A1AE9">
          <w:rPr>
            <w:rFonts w:ascii="Times New Roman" w:eastAsia="Arial Unicode MS"/>
          </w:rPr>
          <w:t>之一，</w:t>
        </w:r>
      </w:ins>
      <w:r>
        <w:rPr>
          <w:rFonts w:ascii="宋体" w:eastAsia="宋体" w:hAnsi="宋体" w:cs="宋体"/>
          <w:lang w:val="zh-TW" w:eastAsia="zh-TW"/>
        </w:rPr>
        <w:t>面向返回编程（</w:t>
      </w:r>
      <w:r>
        <w:rPr>
          <w:rFonts w:ascii="Times New Roman" w:eastAsia="Arial Unicode MS"/>
        </w:rPr>
        <w:t>Return-Oriented Programming</w:t>
      </w:r>
      <w:r>
        <w:rPr>
          <w:rFonts w:ascii="宋体" w:eastAsia="宋体" w:hAnsi="宋体" w:cs="宋体"/>
          <w:lang w:val="zh-TW" w:eastAsia="zh-TW"/>
        </w:rPr>
        <w:t>，简称</w:t>
      </w:r>
      <w:r>
        <w:rPr>
          <w:rFonts w:ascii="Times New Roman" w:eastAsia="Arial Unicode MS"/>
        </w:rPr>
        <w:t>ROP</w:t>
      </w:r>
      <w:r>
        <w:rPr>
          <w:rFonts w:ascii="宋体" w:eastAsia="宋体" w:hAnsi="宋体" w:cs="宋体"/>
          <w:lang w:val="zh-TW" w:eastAsia="zh-TW"/>
        </w:rPr>
        <w:t>）</w:t>
      </w:r>
      <w:del w:id="21" w:author="wang" w:date="2017-12-25T10:10:00Z">
        <w:r w:rsidDel="009A1AE9">
          <w:rPr>
            <w:rFonts w:ascii="宋体" w:eastAsia="宋体" w:hAnsi="宋体" w:cs="宋体"/>
            <w:lang w:val="zh-TW" w:eastAsia="zh-TW"/>
          </w:rPr>
          <w:delText>攻击是当前最主要的控制流劫持攻击方式</w:delText>
        </w:r>
      </w:del>
      <w:ins w:id="22" w:author="wang" w:date="2017-12-25T10:10:00Z">
        <w:r w:rsidR="009A1AE9">
          <w:rPr>
            <w:rFonts w:ascii="宋体" w:eastAsia="宋体" w:hAnsi="宋体" w:cs="宋体"/>
            <w:lang w:val="zh-TW" w:eastAsia="zh-TW"/>
          </w:rPr>
          <w:t>攻击是</w:t>
        </w:r>
        <w:r w:rsidR="009A1AE9">
          <w:rPr>
            <w:rFonts w:eastAsiaTheme="minorEastAsia"/>
            <w:lang w:val="zh-TW"/>
          </w:rPr>
          <w:t>最常见</w:t>
        </w:r>
        <w:r w:rsidR="009A1AE9">
          <w:rPr>
            <w:rFonts w:ascii="宋体" w:eastAsia="宋体" w:hAnsi="宋体" w:cs="宋体"/>
            <w:lang w:val="zh-TW" w:eastAsia="zh-TW"/>
          </w:rPr>
          <w:t>的控制流劫持攻击方式</w:t>
        </w:r>
      </w:ins>
      <w:del w:id="23" w:author="wang" w:date="2017-12-25T10:10:00Z">
        <w:r w:rsidDel="009A1AE9">
          <w:rPr>
            <w:rFonts w:ascii="宋体" w:eastAsia="宋体" w:hAnsi="宋体" w:cs="宋体"/>
            <w:lang w:val="zh-TW" w:eastAsia="zh-TW"/>
          </w:rPr>
          <w:delText>，是当今软件安全领域面临的主要安全威胁之一</w:delText>
        </w:r>
      </w:del>
      <w:r>
        <w:rPr>
          <w:rFonts w:ascii="宋体" w:eastAsia="宋体" w:hAnsi="宋体" w:cs="宋体"/>
          <w:lang w:val="zh-TW" w:eastAsia="zh-TW"/>
        </w:rPr>
        <w:t>。控制流完整性（</w:t>
      </w:r>
      <w:r>
        <w:rPr>
          <w:rFonts w:ascii="Times New Roman" w:eastAsia="Arial Unicode MS"/>
          <w:lang w:eastAsia="zh-TW"/>
        </w:rPr>
        <w:t>Control Flow Integr</w:t>
      </w:r>
      <w:del w:id="24" w:author="wang" w:date="2017-12-25T10:07:00Z">
        <w:r w:rsidDel="00611152">
          <w:rPr>
            <w:rFonts w:ascii="Times New Roman" w:eastAsia="Arial Unicode MS"/>
            <w:lang w:eastAsia="zh-TW"/>
          </w:rPr>
          <w:delText>e</w:delText>
        </w:r>
      </w:del>
      <w:ins w:id="25" w:author="wang" w:date="2017-12-25T10:07:00Z">
        <w:r w:rsidR="00611152">
          <w:rPr>
            <w:rFonts w:ascii="Times New Roman" w:eastAsia="Arial Unicode MS" w:hint="default"/>
            <w:lang w:eastAsia="zh-TW"/>
          </w:rPr>
          <w:t>i</w:t>
        </w:r>
      </w:ins>
      <w:r>
        <w:rPr>
          <w:rFonts w:ascii="Times New Roman" w:eastAsia="Arial Unicode MS"/>
          <w:lang w:eastAsia="zh-TW"/>
        </w:rPr>
        <w:t>ty</w:t>
      </w:r>
      <w:r>
        <w:rPr>
          <w:rFonts w:ascii="宋体" w:eastAsia="宋体" w:hAnsi="宋体" w:cs="宋体"/>
          <w:lang w:val="zh-TW" w:eastAsia="zh-TW"/>
        </w:rPr>
        <w:t>，简称</w:t>
      </w:r>
      <w:r>
        <w:rPr>
          <w:rFonts w:ascii="Times New Roman" w:eastAsia="Arial Unicode MS"/>
          <w:lang w:eastAsia="zh-TW"/>
        </w:rPr>
        <w:t>CFI</w:t>
      </w:r>
      <w:r>
        <w:rPr>
          <w:rFonts w:ascii="宋体" w:eastAsia="宋体" w:hAnsi="宋体" w:cs="宋体"/>
          <w:lang w:val="zh-TW" w:eastAsia="zh-TW"/>
        </w:rPr>
        <w:t>）是针</w:t>
      </w:r>
      <w:r>
        <w:rPr>
          <w:rFonts w:ascii="Times New Roman" w:eastAsia="Arial Unicode MS"/>
          <w:lang w:eastAsia="zh-TW"/>
        </w:rPr>
        <w:t>ROP</w:t>
      </w:r>
      <w:r>
        <w:rPr>
          <w:rFonts w:ascii="宋体" w:eastAsia="宋体" w:hAnsi="宋体" w:cs="宋体"/>
          <w:lang w:val="zh-TW" w:eastAsia="zh-TW"/>
        </w:rPr>
        <w:t>攻击的一种主要防御方式，</w:t>
      </w:r>
      <w:del w:id="26" w:author="wang" w:date="2017-12-25T10:50:00Z">
        <w:r w:rsidDel="00D32264">
          <w:rPr>
            <w:rFonts w:ascii="宋体" w:eastAsia="宋体" w:hAnsi="宋体" w:cs="宋体"/>
            <w:lang w:val="zh-TW" w:eastAsia="zh-TW"/>
          </w:rPr>
          <w:delText>但传统的</w:delText>
        </w:r>
      </w:del>
      <w:ins w:id="27" w:author="wang" w:date="2017-12-25T10:50:00Z">
        <w:r w:rsidR="00D32264">
          <w:rPr>
            <w:rFonts w:eastAsiaTheme="minorEastAsia" w:hint="default"/>
            <w:lang w:val="zh-TW" w:eastAsia="zh-TW"/>
          </w:rPr>
          <w:t>已有</w:t>
        </w:r>
        <w:r w:rsidR="00D32264">
          <w:rPr>
            <w:rFonts w:ascii="宋体" w:eastAsia="宋体" w:hAnsi="宋体" w:cs="宋体"/>
            <w:lang w:val="zh-TW" w:eastAsia="zh-TW"/>
          </w:rPr>
          <w:t>的</w:t>
        </w:r>
      </w:ins>
      <w:del w:id="28" w:author="wang" w:date="2017-12-25T10:11:00Z">
        <w:r w:rsidDel="001911BC">
          <w:rPr>
            <w:rFonts w:ascii="Times New Roman" w:eastAsia="Arial Unicode MS"/>
            <w:lang w:eastAsia="zh-TW"/>
          </w:rPr>
          <w:delText>CFI</w:delText>
        </w:r>
      </w:del>
      <w:ins w:id="29" w:author="wang" w:date="2017-12-25T10:11:00Z">
        <w:r w:rsidR="001911BC">
          <w:rPr>
            <w:rFonts w:ascii="Times New Roman" w:eastAsia="Arial Unicode MS"/>
            <w:lang w:eastAsia="zh-TW"/>
          </w:rPr>
          <w:t>控制流完整</w:t>
        </w:r>
        <w:r w:rsidR="001911BC">
          <w:rPr>
            <w:rFonts w:ascii="Times New Roman" w:eastAsia="Arial Unicode MS" w:hint="default"/>
            <w:lang w:eastAsia="zh-TW"/>
          </w:rPr>
          <w:t>性</w:t>
        </w:r>
      </w:ins>
      <w:r>
        <w:rPr>
          <w:rFonts w:ascii="宋体" w:eastAsia="宋体" w:hAnsi="宋体" w:cs="宋体"/>
          <w:lang w:val="zh-TW" w:eastAsia="zh-TW"/>
        </w:rPr>
        <w:t>方法通常面临</w:t>
      </w:r>
      <w:ins w:id="30" w:author="wang" w:date="2017-12-25T10:59:00Z">
        <w:r w:rsidR="000D6236">
          <w:rPr>
            <w:rFonts w:eastAsiaTheme="minorEastAsia"/>
            <w:lang w:val="zh-TW"/>
          </w:rPr>
          <w:t>以下</w:t>
        </w:r>
        <w:r w:rsidR="000D6236">
          <w:rPr>
            <w:rFonts w:eastAsiaTheme="minorEastAsia" w:hint="default"/>
            <w:lang w:val="zh-TW"/>
          </w:rPr>
          <w:t>几个问题</w:t>
        </w:r>
      </w:ins>
      <w:del w:id="31" w:author="wang" w:date="2017-12-25T10:59:00Z">
        <w:r w:rsidDel="000D6236">
          <w:rPr>
            <w:rFonts w:ascii="宋体" w:eastAsia="宋体" w:hAnsi="宋体" w:cs="宋体"/>
            <w:lang w:val="zh-TW" w:eastAsia="zh-TW"/>
          </w:rPr>
          <w:delText>着</w:delText>
        </w:r>
      </w:del>
      <w:ins w:id="32" w:author="wang" w:date="2017-12-25T10:58:00Z">
        <w:r w:rsidR="000D6236">
          <w:rPr>
            <w:rFonts w:eastAsiaTheme="minorEastAsia" w:hint="default"/>
            <w:lang w:val="zh-TW" w:eastAsia="zh-TW"/>
          </w:rPr>
          <w:t>：</w:t>
        </w:r>
        <w:r w:rsidR="000D6236">
          <w:rPr>
            <w:rFonts w:eastAsiaTheme="minorEastAsia"/>
            <w:lang w:val="zh-TW"/>
          </w:rPr>
          <w:t>1</w:t>
        </w:r>
        <w:r w:rsidR="000D6236">
          <w:rPr>
            <w:rFonts w:eastAsiaTheme="minorEastAsia"/>
            <w:lang w:val="zh-TW"/>
          </w:rPr>
          <w:t>）</w:t>
        </w:r>
        <w:r w:rsidR="000D6236">
          <w:rPr>
            <w:rFonts w:ascii="宋体" w:eastAsia="宋体" w:hAnsi="宋体" w:cs="宋体"/>
            <w:lang w:val="zh-TW" w:eastAsia="zh-TW"/>
          </w:rPr>
          <w:t>需要修改源码或者通过反汇编重写二进制代码</w:t>
        </w:r>
        <w:r w:rsidR="000D6236">
          <w:rPr>
            <w:rFonts w:eastAsiaTheme="minorEastAsia"/>
            <w:lang w:val="zh-TW"/>
          </w:rPr>
          <w:t>；</w:t>
        </w:r>
        <w:r w:rsidR="000D6236" w:rsidRPr="00CB3C6B">
          <w:rPr>
            <w:rFonts w:eastAsiaTheme="minorEastAsia" w:hint="default"/>
            <w:highlight w:val="yellow"/>
            <w:lang w:val="zh-TW"/>
            <w:rPrChange w:id="33" w:author="wang" w:date="2017-12-25T11:02:00Z">
              <w:rPr>
                <w:rFonts w:eastAsiaTheme="minorEastAsia" w:hint="default"/>
                <w:lang w:val="zh-TW"/>
              </w:rPr>
            </w:rPrChange>
          </w:rPr>
          <w:t>2</w:t>
        </w:r>
        <w:r w:rsidR="000D6236" w:rsidRPr="00CB3C6B">
          <w:rPr>
            <w:rFonts w:eastAsiaTheme="minorEastAsia"/>
            <w:highlight w:val="yellow"/>
            <w:lang w:val="zh-TW"/>
            <w:rPrChange w:id="34" w:author="wang" w:date="2017-12-25T11:02:00Z">
              <w:rPr>
                <w:rFonts w:eastAsiaTheme="minorEastAsia"/>
                <w:lang w:val="zh-TW"/>
              </w:rPr>
            </w:rPrChange>
          </w:rPr>
          <w:t>）</w:t>
        </w:r>
      </w:ins>
      <w:ins w:id="35" w:author="weiwei" w:date="2017-12-26T20:50:00Z">
        <w:r w:rsidR="00FB698A">
          <w:rPr>
            <w:rFonts w:eastAsiaTheme="minorEastAsia"/>
            <w:highlight w:val="yellow"/>
            <w:lang w:val="zh-TW"/>
          </w:rPr>
          <w:t>需要针对所有间接分支进行</w:t>
        </w:r>
      </w:ins>
      <w:ins w:id="36" w:author="wang" w:date="2017-12-25T11:01:00Z">
        <w:r w:rsidR="000D6236" w:rsidRPr="00CB3C6B">
          <w:rPr>
            <w:rFonts w:eastAsiaTheme="minorEastAsia"/>
            <w:highlight w:val="yellow"/>
            <w:lang w:val="zh-TW"/>
            <w:rPrChange w:id="37" w:author="wang" w:date="2017-12-25T11:02:00Z">
              <w:rPr>
                <w:rFonts w:eastAsiaTheme="minorEastAsia"/>
                <w:lang w:val="zh-TW"/>
              </w:rPr>
            </w:rPrChange>
          </w:rPr>
          <w:t>检查</w:t>
        </w:r>
      </w:ins>
      <w:ins w:id="38" w:author="weiwei" w:date="2017-12-26T20:50:00Z">
        <w:r w:rsidR="00FB698A">
          <w:rPr>
            <w:rFonts w:eastAsiaTheme="minorEastAsia"/>
            <w:highlight w:val="yellow"/>
            <w:lang w:val="zh-TW"/>
          </w:rPr>
          <w:t>，检查</w:t>
        </w:r>
      </w:ins>
      <w:ins w:id="39" w:author="wang" w:date="2017-12-25T11:01:00Z">
        <w:r w:rsidR="000D6236" w:rsidRPr="00CB3C6B">
          <w:rPr>
            <w:rFonts w:eastAsiaTheme="minorEastAsia"/>
            <w:highlight w:val="yellow"/>
            <w:lang w:val="zh-TW"/>
            <w:rPrChange w:id="40" w:author="wang" w:date="2017-12-25T11:02:00Z">
              <w:rPr>
                <w:rFonts w:eastAsiaTheme="minorEastAsia"/>
                <w:lang w:val="zh-TW"/>
              </w:rPr>
            </w:rPrChange>
          </w:rPr>
          <w:t>点过多</w:t>
        </w:r>
      </w:ins>
      <w:ins w:id="41" w:author="wang" w:date="2017-12-25T10:58:00Z">
        <w:r w:rsidR="000D6236" w:rsidRPr="00CB3C6B">
          <w:rPr>
            <w:rFonts w:eastAsia="宋体"/>
            <w:highlight w:val="yellow"/>
            <w:lang w:val="zh-TW"/>
            <w:rPrChange w:id="42" w:author="wang" w:date="2017-12-25T11:02:00Z">
              <w:rPr>
                <w:rFonts w:eastAsia="宋体"/>
                <w:lang w:val="zh-TW"/>
              </w:rPr>
            </w:rPrChange>
          </w:rPr>
          <w:t>；</w:t>
        </w:r>
        <w:commentRangeStart w:id="43"/>
        <w:r w:rsidR="000D6236">
          <w:rPr>
            <w:rFonts w:eastAsia="宋体" w:hint="default"/>
            <w:lang w:val="zh-TW"/>
          </w:rPr>
          <w:t>3</w:t>
        </w:r>
      </w:ins>
      <w:commentRangeEnd w:id="43"/>
      <w:ins w:id="44" w:author="wang" w:date="2017-12-25T11:02:00Z">
        <w:r w:rsidR="00CB3C6B">
          <w:rPr>
            <w:rStyle w:val="af2"/>
            <w:rFonts w:ascii="Times New Roman" w:eastAsiaTheme="minorEastAsia" w:hAnsi="Times New Roman" w:cs="Times New Roman" w:hint="default"/>
            <w:color w:val="auto"/>
            <w:kern w:val="0"/>
            <w:lang w:eastAsia="en-US"/>
          </w:rPr>
          <w:commentReference w:id="43"/>
        </w:r>
      </w:ins>
      <w:ins w:id="45" w:author="wang" w:date="2017-12-25T10:59:00Z">
        <w:r w:rsidR="000D6236">
          <w:rPr>
            <w:rFonts w:eastAsia="宋体"/>
            <w:lang w:val="zh-TW"/>
          </w:rPr>
          <w:t>）</w:t>
        </w:r>
      </w:ins>
      <w:ins w:id="46" w:author="weiwei" w:date="2017-12-26T20:53:00Z">
        <w:r w:rsidR="00FB698A">
          <w:rPr>
            <w:rFonts w:eastAsia="宋体"/>
            <w:lang w:val="zh-TW"/>
          </w:rPr>
          <w:t>依赖有限资源的</w:t>
        </w:r>
      </w:ins>
      <w:ins w:id="47" w:author="wang" w:date="2017-12-25T10:58:00Z">
        <w:r w:rsidR="000D6236">
          <w:rPr>
            <w:rFonts w:eastAsia="宋体"/>
            <w:lang w:val="zh-TW" w:eastAsia="zh-TW"/>
          </w:rPr>
          <w:t>历史</w:t>
        </w:r>
      </w:ins>
      <w:ins w:id="48" w:author="weiwei" w:date="2017-12-26T20:53:00Z">
        <w:r w:rsidR="00FB698A">
          <w:rPr>
            <w:rFonts w:eastAsia="宋体"/>
            <w:lang w:val="zh-TW"/>
          </w:rPr>
          <w:t>纪录，容易遭受历史</w:t>
        </w:r>
      </w:ins>
      <w:ins w:id="49" w:author="wang" w:date="2017-12-25T10:58:00Z">
        <w:r w:rsidR="000D6236">
          <w:rPr>
            <w:rFonts w:eastAsia="宋体"/>
            <w:lang w:val="zh-TW" w:eastAsia="zh-TW"/>
          </w:rPr>
          <w:t>覆盖</w:t>
        </w:r>
      </w:ins>
      <w:ins w:id="50" w:author="weiwei" w:date="2017-12-26T20:53:00Z">
        <w:r w:rsidR="00FB698A">
          <w:rPr>
            <w:rFonts w:asciiTheme="minorEastAsia" w:eastAsiaTheme="minorEastAsia" w:hAnsiTheme="minorEastAsia"/>
            <w:lang w:val="zh-TW"/>
          </w:rPr>
          <w:t>攻击</w:t>
        </w:r>
      </w:ins>
      <w:ins w:id="51" w:author="wang" w:date="2017-12-25T10:58:00Z">
        <w:del w:id="52" w:author="weiwei" w:date="2017-12-26T20:53:00Z">
          <w:r w:rsidR="000D6236" w:rsidDel="00FB698A">
            <w:rPr>
              <w:rFonts w:eastAsia="宋体"/>
              <w:lang w:val="zh-TW" w:eastAsia="zh-TW"/>
            </w:rPr>
            <w:delText>不足</w:delText>
          </w:r>
        </w:del>
      </w:ins>
      <w:ins w:id="53" w:author="wang" w:date="2017-12-25T10:59:00Z">
        <w:r w:rsidR="000D6236">
          <w:rPr>
            <w:rFonts w:eastAsia="宋体"/>
            <w:lang w:val="zh-TW"/>
          </w:rPr>
          <w:t>；</w:t>
        </w:r>
        <w:r w:rsidR="000D6236">
          <w:rPr>
            <w:rFonts w:eastAsia="宋体"/>
            <w:lang w:val="zh-TW"/>
          </w:rPr>
          <w:t>4</w:t>
        </w:r>
        <w:r w:rsidR="000D6236">
          <w:rPr>
            <w:rFonts w:eastAsia="宋体"/>
            <w:lang w:val="zh-TW"/>
          </w:rPr>
          <w:t>）</w:t>
        </w:r>
      </w:ins>
      <w:ins w:id="54" w:author="wang" w:date="2017-12-25T11:21:00Z">
        <w:r w:rsidR="00B223F0">
          <w:rPr>
            <w:rFonts w:eastAsiaTheme="minorEastAsia"/>
            <w:lang w:val="zh-TW"/>
          </w:rPr>
          <w:t>对</w:t>
        </w:r>
      </w:ins>
      <w:ins w:id="55" w:author="weiwei" w:date="2017-12-26T20:51:00Z">
        <w:del w:id="56" w:author="lww" w:date="2017-12-26T23:43:00Z">
          <w:r w:rsidR="00FB698A" w:rsidDel="00532871">
            <w:rPr>
              <w:rFonts w:eastAsiaTheme="minorEastAsia"/>
              <w:lang w:val="zh-TW"/>
            </w:rPr>
            <w:delText>超</w:delText>
          </w:r>
        </w:del>
      </w:ins>
      <w:ins w:id="57" w:author="wang" w:date="2017-12-25T11:21:00Z">
        <w:r w:rsidR="00B223F0">
          <w:rPr>
            <w:rFonts w:eastAsiaTheme="minorEastAsia"/>
            <w:lang w:val="zh-TW"/>
          </w:rPr>
          <w:t>短</w:t>
        </w:r>
      </w:ins>
      <w:ins w:id="58" w:author="wang" w:date="2017-12-27T09:54:00Z">
        <w:r w:rsidR="008F190D">
          <w:rPr>
            <w:rFonts w:eastAsiaTheme="minorEastAsia"/>
            <w:lang w:val="zh-TW"/>
          </w:rPr>
          <w:t>配件</w:t>
        </w:r>
      </w:ins>
      <w:ins w:id="59" w:author="weiwei" w:date="2017-12-26T20:51:00Z">
        <w:del w:id="60" w:author="wang" w:date="2017-12-27T09:54:00Z">
          <w:r w:rsidR="00FB698A" w:rsidDel="008F190D">
            <w:rPr>
              <w:rFonts w:eastAsiaTheme="minorEastAsia"/>
              <w:lang w:val="zh-TW"/>
            </w:rPr>
            <w:delText>gadget</w:delText>
          </w:r>
        </w:del>
      </w:ins>
      <w:ins w:id="61" w:author="wang" w:date="2017-12-25T11:21:00Z">
        <w:del w:id="62" w:author="weiwei" w:date="2017-12-26T20:51:00Z">
          <w:r w:rsidR="00B223F0" w:rsidDel="00FB698A">
            <w:rPr>
              <w:rFonts w:eastAsiaTheme="minorEastAsia"/>
              <w:lang w:val="zh-TW"/>
            </w:rPr>
            <w:delText>配件</w:delText>
          </w:r>
        </w:del>
        <w:r w:rsidR="00B223F0">
          <w:rPr>
            <w:rFonts w:eastAsiaTheme="minorEastAsia"/>
            <w:lang w:val="zh-TW"/>
          </w:rPr>
          <w:t>链</w:t>
        </w:r>
      </w:ins>
      <w:ins w:id="63" w:author="weiwei" w:date="2017-12-26T20:51:00Z">
        <w:r w:rsidR="00FB698A">
          <w:rPr>
            <w:rFonts w:eastAsiaTheme="minorEastAsia"/>
            <w:lang w:val="zh-TW"/>
          </w:rPr>
          <w:t>构成的</w:t>
        </w:r>
        <w:r w:rsidR="00FB698A">
          <w:rPr>
            <w:rFonts w:eastAsiaTheme="minorEastAsia"/>
            <w:lang w:val="zh-TW"/>
          </w:rPr>
          <w:t>ROP</w:t>
        </w:r>
      </w:ins>
      <w:ins w:id="64" w:author="wang" w:date="2017-12-25T11:21:00Z">
        <w:r w:rsidR="00B223F0">
          <w:rPr>
            <w:rFonts w:eastAsiaTheme="minorEastAsia"/>
            <w:lang w:val="zh-TW"/>
          </w:rPr>
          <w:t>攻击不能进行有效检测</w:t>
        </w:r>
      </w:ins>
      <w:ins w:id="65" w:author="wang" w:date="2017-12-25T11:59:00Z">
        <w:r w:rsidR="002920F7">
          <w:rPr>
            <w:rFonts w:eastAsiaTheme="minorEastAsia"/>
            <w:lang w:val="zh-TW"/>
          </w:rPr>
          <w:t>，这些</w:t>
        </w:r>
        <w:r w:rsidR="002920F7">
          <w:rPr>
            <w:rFonts w:eastAsiaTheme="minorEastAsia" w:hint="default"/>
            <w:lang w:val="zh-TW"/>
          </w:rPr>
          <w:t>问题</w:t>
        </w:r>
      </w:ins>
      <w:ins w:id="66" w:author="wang" w:date="2017-12-25T12:00:00Z">
        <w:r w:rsidR="002920F7">
          <w:rPr>
            <w:rFonts w:eastAsiaTheme="minorEastAsia"/>
            <w:lang w:val="zh-TW"/>
          </w:rPr>
          <w:t>的</w:t>
        </w:r>
        <w:r w:rsidR="002920F7">
          <w:rPr>
            <w:rFonts w:eastAsiaTheme="minorEastAsia" w:hint="default"/>
            <w:lang w:val="zh-TW"/>
          </w:rPr>
          <w:t>存在</w:t>
        </w:r>
        <w:r w:rsidR="002920F7">
          <w:rPr>
            <w:rFonts w:eastAsiaTheme="minorEastAsia"/>
            <w:lang w:val="zh-TW"/>
          </w:rPr>
          <w:t>大大影响</w:t>
        </w:r>
        <w:r w:rsidR="002920F7">
          <w:rPr>
            <w:rFonts w:eastAsiaTheme="minorEastAsia" w:hint="default"/>
            <w:lang w:val="zh-TW"/>
          </w:rPr>
          <w:t>了</w:t>
        </w:r>
      </w:ins>
      <w:ins w:id="67" w:author="wang" w:date="2017-12-25T11:59:00Z">
        <w:r w:rsidR="002920F7">
          <w:rPr>
            <w:rFonts w:eastAsiaTheme="minorEastAsia" w:hint="default"/>
            <w:lang w:val="zh-TW"/>
          </w:rPr>
          <w:t>防御效果和性能</w:t>
        </w:r>
      </w:ins>
      <w:ins w:id="68" w:author="wang" w:date="2017-12-25T10:58:00Z">
        <w:r w:rsidR="000D6236">
          <w:rPr>
            <w:rFonts w:eastAsiaTheme="minorEastAsia"/>
            <w:lang w:val="zh-TW"/>
          </w:rPr>
          <w:t>。</w:t>
        </w:r>
      </w:ins>
      <w:del w:id="69" w:author="wang" w:date="2017-12-25T10:50:00Z">
        <w:r w:rsidDel="00D32264">
          <w:rPr>
            <w:rFonts w:ascii="宋体" w:eastAsia="宋体" w:hAnsi="宋体" w:cs="宋体"/>
            <w:lang w:val="zh-TW" w:eastAsia="zh-TW"/>
          </w:rPr>
          <w:delText>两大</w:delText>
        </w:r>
      </w:del>
      <w:del w:id="70" w:author="wang" w:date="2017-12-25T11:03:00Z">
        <w:r w:rsidDel="00AC0CAA">
          <w:rPr>
            <w:rFonts w:ascii="宋体" w:eastAsia="宋体" w:hAnsi="宋体" w:cs="宋体"/>
            <w:lang w:val="zh-TW" w:eastAsia="zh-TW"/>
          </w:rPr>
          <w:delText>弊端：</w:delText>
        </w:r>
        <w:r w:rsidDel="00AC0CAA">
          <w:rPr>
            <w:rFonts w:ascii="Times New Roman" w:eastAsia="Arial Unicode MS"/>
            <w:lang w:eastAsia="zh-TW"/>
          </w:rPr>
          <w:delText>1</w:delText>
        </w:r>
        <w:r w:rsidDel="00AC0CAA">
          <w:rPr>
            <w:rFonts w:ascii="宋体" w:eastAsia="宋体" w:hAnsi="宋体" w:cs="宋体"/>
            <w:lang w:val="zh-TW" w:eastAsia="zh-TW"/>
          </w:rPr>
          <w:delText>）引入较大的性能开销；</w:delText>
        </w:r>
        <w:r w:rsidDel="00AC0CAA">
          <w:rPr>
            <w:rFonts w:ascii="Times New Roman" w:eastAsia="Arial Unicode MS"/>
            <w:lang w:eastAsia="zh-TW"/>
          </w:rPr>
          <w:delText>2</w:delText>
        </w:r>
        <w:r w:rsidDel="00AC0CAA">
          <w:rPr>
            <w:rFonts w:ascii="宋体" w:eastAsia="宋体" w:hAnsi="宋体" w:cs="宋体"/>
            <w:lang w:val="zh-TW" w:eastAsia="zh-TW"/>
          </w:rPr>
          <w:delText>）需要修改源码或者通过反汇编重写二进制代码。</w:delText>
        </w:r>
      </w:del>
      <w:r>
        <w:rPr>
          <w:rFonts w:ascii="宋体" w:eastAsia="宋体" w:hAnsi="宋体" w:cs="宋体"/>
          <w:lang w:val="zh-TW" w:eastAsia="zh-TW"/>
        </w:rPr>
        <w:t>本文针对</w:t>
      </w:r>
      <w:ins w:id="71" w:author="wang" w:date="2017-12-25T12:00:00Z">
        <w:r w:rsidR="006F0D5A">
          <w:rPr>
            <w:rFonts w:eastAsiaTheme="minorEastAsia"/>
            <w:lang w:val="zh-TW"/>
          </w:rPr>
          <w:t>这些</w:t>
        </w:r>
        <w:r w:rsidR="006F0D5A">
          <w:rPr>
            <w:rFonts w:eastAsiaTheme="minorEastAsia" w:hint="default"/>
            <w:lang w:val="zh-TW"/>
          </w:rPr>
          <w:t>问题</w:t>
        </w:r>
      </w:ins>
      <w:del w:id="72" w:author="wang" w:date="2017-12-25T12:00:00Z">
        <w:r w:rsidDel="006F0D5A">
          <w:rPr>
            <w:rFonts w:ascii="宋体" w:eastAsia="宋体" w:hAnsi="宋体" w:cs="宋体"/>
            <w:lang w:val="zh-TW" w:eastAsia="zh-TW"/>
          </w:rPr>
          <w:delText>这两大弊端</w:delText>
        </w:r>
      </w:del>
      <w:r>
        <w:rPr>
          <w:rFonts w:ascii="宋体" w:eastAsia="宋体" w:hAnsi="宋体" w:cs="宋体"/>
          <w:lang w:val="zh-TW" w:eastAsia="zh-TW"/>
        </w:rPr>
        <w:t>，</w:t>
      </w:r>
      <w:del w:id="73" w:author="wang" w:date="2017-12-25T12:01:00Z">
        <w:r w:rsidDel="0001016A">
          <w:rPr>
            <w:rFonts w:ascii="宋体" w:eastAsia="宋体" w:hAnsi="宋体" w:cs="宋体"/>
            <w:lang w:val="zh-TW" w:eastAsia="zh-TW"/>
          </w:rPr>
          <w:delText>提出了一种基于硬件分支处理的控制流完整性防御方法</w:delText>
        </w:r>
      </w:del>
      <w:ins w:id="74" w:author="wang" w:date="2017-12-25T12:01:00Z">
        <w:r w:rsidR="0001016A">
          <w:rPr>
            <w:rFonts w:ascii="宋体" w:eastAsia="宋体" w:hAnsi="宋体" w:cs="宋体"/>
            <w:lang w:val="zh-TW" w:eastAsia="zh-TW"/>
          </w:rPr>
          <w:t>提出了一种基于硬件分支处理的控制流</w:t>
        </w:r>
        <w:r w:rsidR="0001016A">
          <w:rPr>
            <w:rFonts w:eastAsiaTheme="minorEastAsia"/>
            <w:lang w:val="zh-TW"/>
          </w:rPr>
          <w:t>劫持攻击</w:t>
        </w:r>
        <w:r w:rsidR="0001016A">
          <w:rPr>
            <w:rFonts w:ascii="宋体" w:eastAsia="宋体" w:hAnsi="宋体" w:cs="宋体"/>
            <w:lang w:val="zh-TW" w:eastAsia="zh-TW"/>
          </w:rPr>
          <w:t>防御方法</w:t>
        </w:r>
      </w:ins>
      <w:r>
        <w:rPr>
          <w:rFonts w:ascii="宋体" w:eastAsia="宋体" w:hAnsi="宋体" w:cs="宋体"/>
          <w:lang w:val="zh-TW" w:eastAsia="zh-TW"/>
        </w:rPr>
        <w:t>。</w:t>
      </w:r>
      <w:del w:id="75" w:author="wang" w:date="2017-12-25T12:02:00Z">
        <w:r w:rsidDel="00CC6E1C">
          <w:rPr>
            <w:rFonts w:ascii="宋体" w:eastAsia="宋体" w:hAnsi="宋体" w:cs="宋体"/>
            <w:lang w:val="zh-TW" w:eastAsia="zh-TW"/>
          </w:rPr>
          <w:delText>该方法</w:delText>
        </w:r>
      </w:del>
      <w:ins w:id="76" w:author="wang" w:date="2017-12-25T12:02:00Z">
        <w:r w:rsidR="00CC6E1C">
          <w:rPr>
            <w:rFonts w:eastAsia="宋体"/>
            <w:lang w:val="zh-TW" w:eastAsia="zh-TW"/>
          </w:rPr>
          <w:t>该方法基于</w:t>
        </w:r>
        <w:r w:rsidR="00CC6E1C" w:rsidRPr="00891A74">
          <w:rPr>
            <w:rFonts w:eastAsia="宋体"/>
            <w:lang w:val="zh-TW" w:eastAsia="zh-TW"/>
          </w:rPr>
          <w:t>最近分支记录</w:t>
        </w:r>
        <w:r w:rsidR="00CC6E1C" w:rsidRPr="00784168">
          <w:rPr>
            <w:rFonts w:eastAsia="宋体"/>
            <w:highlight w:val="yellow"/>
            <w:lang w:val="zh-TW" w:eastAsia="zh-TW"/>
          </w:rPr>
          <w:t>（</w:t>
        </w:r>
        <w:r w:rsidR="00CC6E1C" w:rsidRPr="00784168">
          <w:rPr>
            <w:rFonts w:eastAsia="宋体"/>
            <w:highlight w:val="yellow"/>
            <w:lang w:val="zh-TW" w:eastAsia="zh-TW"/>
          </w:rPr>
          <w:t>Last</w:t>
        </w:r>
        <w:r w:rsidR="00CC6E1C" w:rsidRPr="00784168">
          <w:rPr>
            <w:rFonts w:eastAsia="PMingLiU"/>
            <w:highlight w:val="yellow"/>
            <w:lang w:val="zh-TW" w:eastAsia="zh-TW"/>
          </w:rPr>
          <w:t xml:space="preserve"> Branch R</w:t>
        </w:r>
      </w:ins>
      <w:ins w:id="77" w:author="weiwei" w:date="2017-12-26T20:53:00Z">
        <w:r w:rsidR="00FB698A">
          <w:rPr>
            <w:rFonts w:eastAsiaTheme="minorEastAsia"/>
            <w:highlight w:val="yellow"/>
            <w:lang w:val="zh-TW" w:eastAsia="zh-TW"/>
          </w:rPr>
          <w:t>ecord</w:t>
        </w:r>
      </w:ins>
      <w:ins w:id="78" w:author="weiwei" w:date="2017-12-26T20:54:00Z">
        <w:r w:rsidR="00FB698A">
          <w:rPr>
            <w:rFonts w:eastAsiaTheme="minorEastAsia"/>
            <w:highlight w:val="yellow"/>
            <w:lang w:val="zh-TW" w:eastAsia="zh-TW"/>
          </w:rPr>
          <w:t>，</w:t>
        </w:r>
        <w:r w:rsidR="00FB698A">
          <w:rPr>
            <w:rFonts w:eastAsiaTheme="minorEastAsia" w:hint="default"/>
            <w:highlight w:val="yellow"/>
            <w:lang w:val="zh-TW" w:eastAsia="zh-TW"/>
          </w:rPr>
          <w:t>简称</w:t>
        </w:r>
        <w:r w:rsidR="00FB698A">
          <w:rPr>
            <w:rFonts w:eastAsiaTheme="minorEastAsia"/>
            <w:highlight w:val="yellow"/>
            <w:lang w:val="zh-TW" w:eastAsia="zh-TW"/>
          </w:rPr>
          <w:t>LBR</w:t>
        </w:r>
      </w:ins>
      <w:ins w:id="79" w:author="wang" w:date="2017-12-25T12:02:00Z">
        <w:del w:id="80" w:author="weiwei" w:date="2017-12-26T20:53:00Z">
          <w:r w:rsidR="00CC6E1C" w:rsidRPr="00784168" w:rsidDel="00FB698A">
            <w:rPr>
              <w:rFonts w:eastAsia="PMingLiU"/>
              <w:highlight w:val="yellow"/>
              <w:lang w:val="zh-TW" w:eastAsia="zh-TW"/>
            </w:rPr>
            <w:delText>egister</w:delText>
          </w:r>
        </w:del>
        <w:r w:rsidR="00CC6E1C" w:rsidRPr="00784168">
          <w:rPr>
            <w:rFonts w:eastAsia="宋体"/>
            <w:highlight w:val="yellow"/>
            <w:lang w:val="zh-TW" w:eastAsia="zh-TW"/>
          </w:rPr>
          <w:t>）获取精确的分支信息，通过性能监控单元（</w:t>
        </w:r>
        <w:r w:rsidR="00CC6E1C" w:rsidRPr="00784168">
          <w:rPr>
            <w:highlight w:val="yellow"/>
            <w:lang w:eastAsia="zh-TW"/>
          </w:rPr>
          <w:t>Performance Monitoring Unit</w:t>
        </w:r>
        <w:r w:rsidR="00CC6E1C" w:rsidRPr="00784168">
          <w:rPr>
            <w:rFonts w:eastAsia="宋体"/>
            <w:highlight w:val="yellow"/>
            <w:lang w:val="zh-TW" w:eastAsia="zh-TW"/>
          </w:rPr>
          <w:t>）</w:t>
        </w:r>
      </w:ins>
      <w:ins w:id="81" w:author="wang" w:date="2017-12-25T12:09:00Z">
        <w:r w:rsidR="00E95677">
          <w:rPr>
            <w:rFonts w:eastAsia="宋体"/>
            <w:highlight w:val="yellow"/>
            <w:lang w:val="zh-TW" w:eastAsia="zh-TW"/>
          </w:rPr>
          <w:t>得到</w:t>
        </w:r>
      </w:ins>
      <w:ins w:id="82" w:author="wang" w:date="2017-12-25T12:02:00Z">
        <w:r w:rsidR="00CC6E1C" w:rsidRPr="00784168">
          <w:rPr>
            <w:rFonts w:eastAsia="宋体"/>
            <w:highlight w:val="yellow"/>
            <w:lang w:val="zh-TW" w:eastAsia="zh-TW"/>
          </w:rPr>
          <w:t>预测失败的间接分支，结合内存信息和系统调用信息，识别出</w:t>
        </w:r>
        <w:r w:rsidR="00CC6E1C" w:rsidRPr="00784168">
          <w:rPr>
            <w:rFonts w:eastAsia="宋体"/>
            <w:highlight w:val="yellow"/>
            <w:lang w:val="zh-TW" w:eastAsia="zh-TW"/>
          </w:rPr>
          <w:t>ROP</w:t>
        </w:r>
        <w:r w:rsidR="00CC6E1C" w:rsidRPr="00784168">
          <w:rPr>
            <w:rFonts w:eastAsia="宋体"/>
            <w:highlight w:val="yellow"/>
            <w:lang w:val="zh-TW" w:eastAsia="zh-TW"/>
          </w:rPr>
          <w:t>攻击</w:t>
        </w:r>
        <w:r w:rsidR="00CC6E1C" w:rsidRPr="00784168">
          <w:rPr>
            <w:rFonts w:eastAsia="PMingLiU"/>
            <w:highlight w:val="yellow"/>
            <w:lang w:val="zh-TW" w:eastAsia="zh-TW"/>
          </w:rPr>
          <w:t>可能利用的配件链（</w:t>
        </w:r>
        <w:r w:rsidR="00CC6E1C" w:rsidRPr="00784168">
          <w:rPr>
            <w:rFonts w:eastAsiaTheme="minorEastAsia"/>
            <w:highlight w:val="yellow"/>
            <w:lang w:val="zh-TW" w:eastAsia="zh-TW"/>
          </w:rPr>
          <w:t>gadget</w:t>
        </w:r>
        <w:r w:rsidR="00CC6E1C" w:rsidRPr="00784168">
          <w:rPr>
            <w:rFonts w:eastAsia="PMingLiU"/>
            <w:highlight w:val="yellow"/>
            <w:lang w:val="zh-TW" w:eastAsia="zh-TW"/>
          </w:rPr>
          <w:t xml:space="preserve"> chain</w:t>
        </w:r>
        <w:r w:rsidR="00CC6E1C" w:rsidRPr="00784168">
          <w:rPr>
            <w:rFonts w:eastAsia="PMingLiU"/>
            <w:highlight w:val="yellow"/>
            <w:lang w:val="zh-TW" w:eastAsia="zh-TW"/>
          </w:rPr>
          <w:t>）</w:t>
        </w:r>
        <w:r w:rsidR="00CC6E1C" w:rsidRPr="00784168">
          <w:rPr>
            <w:rFonts w:eastAsiaTheme="minorEastAsia"/>
            <w:highlight w:val="yellow"/>
            <w:lang w:val="zh-TW" w:eastAsia="zh-TW"/>
          </w:rPr>
          <w:t>，</w:t>
        </w:r>
      </w:ins>
      <w:ins w:id="83" w:author="wang" w:date="2017-12-25T12:07:00Z">
        <w:r w:rsidR="00B15C0B">
          <w:rPr>
            <w:rFonts w:eastAsiaTheme="minorEastAsia"/>
            <w:highlight w:val="yellow"/>
            <w:lang w:val="zh-TW" w:eastAsia="zh-TW"/>
          </w:rPr>
          <w:t>并</w:t>
        </w:r>
      </w:ins>
      <w:ins w:id="84" w:author="wang" w:date="2017-12-25T12:02:00Z">
        <w:r w:rsidR="00CC6E1C" w:rsidRPr="00784168">
          <w:rPr>
            <w:rFonts w:eastAsiaTheme="minorEastAsia"/>
            <w:highlight w:val="yellow"/>
            <w:lang w:val="zh-TW" w:eastAsia="zh-TW"/>
          </w:rPr>
          <w:t>设计</w:t>
        </w:r>
      </w:ins>
      <w:ins w:id="85" w:author="wang" w:date="2017-12-25T12:07:00Z">
        <w:r w:rsidR="00B15C0B">
          <w:rPr>
            <w:rFonts w:eastAsiaTheme="minorEastAsia"/>
            <w:highlight w:val="yellow"/>
            <w:lang w:val="zh-TW" w:eastAsia="zh-TW"/>
          </w:rPr>
          <w:t>了</w:t>
        </w:r>
      </w:ins>
      <w:ins w:id="86" w:author="wang" w:date="2017-12-25T12:02:00Z">
        <w:r w:rsidR="00CC6E1C" w:rsidRPr="00784168">
          <w:rPr>
            <w:rFonts w:eastAsiaTheme="minorEastAsia"/>
            <w:highlight w:val="yellow"/>
            <w:lang w:val="zh-TW" w:eastAsia="zh-TW"/>
          </w:rPr>
          <w:t>相应的检测规则进行控制流劫持攻击检测。</w:t>
        </w:r>
      </w:ins>
      <w:del w:id="87" w:author="wang" w:date="2017-12-25T12:07:00Z">
        <w:r w:rsidDel="00B15C0B">
          <w:rPr>
            <w:rFonts w:ascii="宋体" w:eastAsia="宋体" w:hAnsi="宋体" w:cs="宋体"/>
            <w:lang w:val="zh-TW" w:eastAsia="zh-TW"/>
          </w:rPr>
          <w:delText>利用硬件性能监控单元进行数据采样，基于分支采样事件触发的性能监控器中断作为</w:delText>
        </w:r>
        <w:r w:rsidDel="00B15C0B">
          <w:rPr>
            <w:rFonts w:ascii="Times New Roman" w:eastAsia="Arial Unicode MS"/>
            <w:lang w:eastAsia="zh-TW"/>
          </w:rPr>
          <w:delText>ROP</w:delText>
        </w:r>
        <w:r w:rsidDel="00B15C0B">
          <w:rPr>
            <w:rFonts w:ascii="宋体" w:eastAsia="宋体" w:hAnsi="宋体" w:cs="宋体"/>
            <w:lang w:val="zh-TW" w:eastAsia="zh-TW"/>
          </w:rPr>
          <w:delText>检测点。</w:delText>
        </w:r>
      </w:del>
      <w:r>
        <w:rPr>
          <w:rFonts w:ascii="宋体" w:eastAsia="宋体" w:hAnsi="宋体" w:cs="宋体"/>
          <w:lang w:val="zh-TW" w:eastAsia="zh-TW"/>
        </w:rPr>
        <w:t>实验表明，该方法</w:t>
      </w:r>
      <w:ins w:id="88" w:author="wang" w:date="2017-12-25T12:07:00Z">
        <w:r w:rsidR="00B15C0B">
          <w:rPr>
            <w:rFonts w:ascii="宋体" w:eastAsia="宋体" w:hAnsi="宋体" w:cs="宋体"/>
            <w:lang w:val="zh-TW"/>
          </w:rPr>
          <w:t>能够</w:t>
        </w:r>
        <w:r w:rsidR="00B15C0B">
          <w:rPr>
            <w:rFonts w:ascii="宋体" w:eastAsia="宋体" w:hAnsi="宋体" w:cs="宋体" w:hint="default"/>
            <w:lang w:val="zh-TW"/>
          </w:rPr>
          <w:t>有效</w:t>
        </w:r>
        <w:r w:rsidR="00B15C0B">
          <w:rPr>
            <w:rFonts w:ascii="宋体" w:eastAsia="宋体" w:hAnsi="宋体" w:cs="宋体"/>
            <w:lang w:val="zh-TW"/>
          </w:rPr>
          <w:t>减少</w:t>
        </w:r>
        <w:r w:rsidR="00B15C0B">
          <w:rPr>
            <w:rFonts w:ascii="宋体" w:eastAsia="宋体" w:hAnsi="宋体" w:cs="宋体" w:hint="default"/>
            <w:lang w:val="zh-TW"/>
          </w:rPr>
          <w:t>检测点，并解决</w:t>
        </w:r>
        <w:r w:rsidR="00B15C0B">
          <w:rPr>
            <w:rFonts w:ascii="宋体" w:eastAsia="宋体" w:hAnsi="宋体" w:cs="宋体"/>
            <w:lang w:val="zh-TW"/>
          </w:rPr>
          <w:t>历史覆盖</w:t>
        </w:r>
      </w:ins>
      <w:ins w:id="89" w:author="weiwei" w:date="2017-12-26T20:54:00Z">
        <w:r w:rsidR="00FB698A">
          <w:rPr>
            <w:rFonts w:ascii="宋体" w:eastAsia="宋体" w:hAnsi="宋体" w:cs="宋体"/>
            <w:lang w:val="zh-TW"/>
          </w:rPr>
          <w:t>攻击</w:t>
        </w:r>
      </w:ins>
      <w:ins w:id="90" w:author="wang" w:date="2017-12-25T12:07:00Z">
        <w:del w:id="91" w:author="weiwei" w:date="2017-12-26T20:54:00Z">
          <w:r w:rsidR="00B15C0B" w:rsidDel="00FB698A">
            <w:rPr>
              <w:rFonts w:ascii="宋体" w:eastAsia="宋体" w:hAnsi="宋体" w:cs="宋体" w:hint="default"/>
              <w:lang w:val="zh-TW"/>
            </w:rPr>
            <w:delText>不足的</w:delText>
          </w:r>
        </w:del>
        <w:r w:rsidR="00B15C0B">
          <w:rPr>
            <w:rFonts w:ascii="宋体" w:eastAsia="宋体" w:hAnsi="宋体" w:cs="宋体" w:hint="default"/>
            <w:lang w:val="zh-TW"/>
          </w:rPr>
          <w:t>问题，在</w:t>
        </w:r>
        <w:r w:rsidR="00B15C0B">
          <w:rPr>
            <w:rFonts w:ascii="宋体" w:eastAsia="宋体" w:hAnsi="宋体" w:cs="宋体"/>
            <w:lang w:val="zh-TW"/>
          </w:rPr>
          <w:t>有效</w:t>
        </w:r>
      </w:ins>
      <w:del w:id="92" w:author="wang" w:date="2017-12-25T12:07:00Z">
        <w:r w:rsidDel="00B15C0B">
          <w:rPr>
            <w:rFonts w:ascii="宋体" w:eastAsia="宋体" w:hAnsi="宋体" w:cs="宋体"/>
            <w:lang w:val="zh-TW" w:eastAsia="zh-TW"/>
          </w:rPr>
          <w:delText>能够有效的</w:delText>
        </w:r>
      </w:del>
      <w:r>
        <w:rPr>
          <w:rFonts w:ascii="宋体" w:eastAsia="宋体" w:hAnsi="宋体" w:cs="宋体"/>
          <w:lang w:val="zh-TW" w:eastAsia="zh-TW"/>
        </w:rPr>
        <w:t>检测</w:t>
      </w:r>
      <w:r>
        <w:rPr>
          <w:rFonts w:ascii="Times New Roman" w:eastAsia="Arial Unicode MS"/>
        </w:rPr>
        <w:t>ROP</w:t>
      </w:r>
      <w:r>
        <w:rPr>
          <w:rFonts w:ascii="宋体" w:eastAsia="宋体" w:hAnsi="宋体" w:cs="宋体"/>
          <w:lang w:val="zh-TW" w:eastAsia="zh-TW"/>
        </w:rPr>
        <w:t>攻击</w:t>
      </w:r>
      <w:ins w:id="93" w:author="wang" w:date="2017-12-25T12:07:00Z">
        <w:r w:rsidR="00B15C0B">
          <w:rPr>
            <w:rFonts w:ascii="宋体" w:eastAsia="宋体" w:hAnsi="宋体" w:cs="宋体"/>
            <w:lang w:val="zh-TW"/>
          </w:rPr>
          <w:t>的</w:t>
        </w:r>
        <w:r w:rsidR="00B15C0B">
          <w:rPr>
            <w:rFonts w:ascii="宋体" w:eastAsia="宋体" w:hAnsi="宋体" w:cs="宋体" w:hint="default"/>
            <w:lang w:val="zh-TW"/>
          </w:rPr>
          <w:t>同时</w:t>
        </w:r>
      </w:ins>
      <w:r>
        <w:rPr>
          <w:rFonts w:ascii="宋体" w:eastAsia="宋体" w:hAnsi="宋体" w:cs="宋体"/>
          <w:lang w:val="zh-TW" w:eastAsia="zh-TW"/>
        </w:rPr>
        <w:t>，</w:t>
      </w:r>
      <w:del w:id="94" w:author="wang" w:date="2017-12-25T12:08:00Z">
        <w:r w:rsidDel="00B15C0B">
          <w:rPr>
            <w:rFonts w:ascii="宋体" w:eastAsia="宋体" w:hAnsi="宋体" w:cs="宋体"/>
            <w:lang w:val="zh-TW" w:eastAsia="zh-TW"/>
          </w:rPr>
          <w:delText>并且</w:delText>
        </w:r>
      </w:del>
      <w:r>
        <w:rPr>
          <w:rFonts w:ascii="宋体" w:eastAsia="宋体" w:hAnsi="宋体" w:cs="宋体"/>
          <w:lang w:val="zh-TW" w:eastAsia="zh-TW"/>
        </w:rPr>
        <w:t>仅</w:t>
      </w:r>
      <w:del w:id="95" w:author="wang" w:date="2017-12-25T12:08:00Z">
        <w:r w:rsidDel="00B15C0B">
          <w:rPr>
            <w:rFonts w:ascii="宋体" w:eastAsia="宋体" w:hAnsi="宋体" w:cs="宋体"/>
            <w:lang w:val="zh-TW" w:eastAsia="zh-TW"/>
          </w:rPr>
          <w:delText>会</w:delText>
        </w:r>
      </w:del>
      <w:r>
        <w:rPr>
          <w:rFonts w:ascii="宋体" w:eastAsia="宋体" w:hAnsi="宋体" w:cs="宋体"/>
          <w:lang w:val="zh-TW" w:eastAsia="zh-TW"/>
        </w:rPr>
        <w:t>引入</w:t>
      </w:r>
      <w:del w:id="96" w:author="wang" w:date="2017-12-25T12:08:00Z">
        <w:r w:rsidDel="00B15C0B">
          <w:rPr>
            <w:rFonts w:ascii="宋体" w:eastAsia="宋体" w:hAnsi="宋体" w:cs="宋体"/>
            <w:lang w:val="zh-TW" w:eastAsia="zh-TW"/>
          </w:rPr>
          <w:delText>的</w:delText>
        </w:r>
      </w:del>
      <w:r>
        <w:rPr>
          <w:rFonts w:ascii="宋体" w:eastAsia="宋体" w:hAnsi="宋体" w:cs="宋体"/>
          <w:lang w:val="zh-TW" w:eastAsia="zh-TW"/>
        </w:rPr>
        <w:t>极小</w:t>
      </w:r>
      <w:ins w:id="97" w:author="wang" w:date="2017-12-25T12:08:00Z">
        <w:r w:rsidR="00B15C0B">
          <w:rPr>
            <w:rFonts w:ascii="宋体" w:eastAsia="宋体" w:hAnsi="宋体" w:cs="宋体"/>
            <w:lang w:val="zh-TW"/>
          </w:rPr>
          <w:t>的</w:t>
        </w:r>
      </w:ins>
      <w:r>
        <w:rPr>
          <w:rFonts w:ascii="宋体" w:eastAsia="宋体" w:hAnsi="宋体" w:cs="宋体"/>
          <w:lang w:val="zh-TW" w:eastAsia="zh-TW"/>
        </w:rPr>
        <w:t>性能开销。</w:t>
      </w:r>
    </w:p>
    <w:p w14:paraId="47DD7B6E" w14:textId="77777777" w:rsidR="00AC2565" w:rsidRDefault="00AC2565">
      <w:pPr>
        <w:pStyle w:val="ad"/>
        <w:ind w:left="798" w:hanging="798"/>
        <w:rPr>
          <w:rFonts w:hint="default"/>
        </w:rPr>
      </w:pPr>
    </w:p>
    <w:p w14:paraId="16D50BFF" w14:textId="77777777" w:rsidR="00AC2565" w:rsidRDefault="00FE2FAB">
      <w:pPr>
        <w:pStyle w:val="ad"/>
        <w:ind w:left="798" w:hanging="798"/>
        <w:rPr>
          <w:rFonts w:hint="default"/>
        </w:rPr>
      </w:pPr>
      <w:r>
        <w:rPr>
          <w:rFonts w:eastAsia="黑体"/>
          <w:lang w:val="zh-TW" w:eastAsia="zh-TW"/>
        </w:rPr>
        <w:t>关键词</w:t>
      </w:r>
      <w:r>
        <w:rPr>
          <w:rFonts w:ascii="Times New Roman"/>
        </w:rPr>
        <w:t>:</w:t>
      </w:r>
      <w:r>
        <w:rPr>
          <w:rFonts w:ascii="Times New Roman"/>
        </w:rPr>
        <w:tab/>
        <w:t>ROP</w:t>
      </w:r>
      <w:r>
        <w:rPr>
          <w:rFonts w:eastAsia="KaiTi"/>
          <w:lang w:val="zh-TW" w:eastAsia="zh-TW"/>
        </w:rPr>
        <w:t>攻击，控制流劫持攻击，控制流完整性</w:t>
      </w:r>
    </w:p>
    <w:p w14:paraId="0639F1BC" w14:textId="77777777" w:rsidR="00AC2565" w:rsidRDefault="00FE2FAB">
      <w:pPr>
        <w:pStyle w:val="ae"/>
      </w:pPr>
      <w:r>
        <w:rPr>
          <w:sz w:val="21"/>
          <w:szCs w:val="21"/>
        </w:rPr>
        <w:t>Control Flow Integrity Defense Approach Based on Hardware Branch Processing</w:t>
      </w:r>
    </w:p>
    <w:p w14:paraId="77FB6055" w14:textId="12BE877F" w:rsidR="00AC2565" w:rsidRDefault="00FE2FAB">
      <w:pPr>
        <w:pStyle w:val="Name"/>
        <w:spacing w:before="100" w:after="100"/>
        <w:rPr>
          <w:vertAlign w:val="superscript"/>
        </w:rPr>
      </w:pPr>
      <w:r>
        <w:t>LI Weiwei</w:t>
      </w:r>
      <w:r>
        <w:rPr>
          <w:vertAlign w:val="superscript"/>
        </w:rPr>
        <w:t>1</w:t>
      </w:r>
      <w:ins w:id="98" w:author="wang" w:date="2017-12-25T11:04:00Z">
        <w:r w:rsidR="00AA5BAD">
          <w:rPr>
            <w:vertAlign w:val="superscript"/>
          </w:rPr>
          <w:t>,</w:t>
        </w:r>
      </w:ins>
      <w:r>
        <w:rPr>
          <w:vertAlign w:val="superscript"/>
        </w:rPr>
        <w:t>2</w:t>
      </w:r>
      <w:r>
        <w:t>, WANG Junjie</w:t>
      </w:r>
      <w:r>
        <w:rPr>
          <w:vertAlign w:val="superscript"/>
        </w:rPr>
        <w:t>1</w:t>
      </w:r>
      <w:r>
        <w:t>,GAO Weiyi</w:t>
      </w:r>
      <w:r>
        <w:rPr>
          <w:vertAlign w:val="superscript"/>
        </w:rPr>
        <w:t>1</w:t>
      </w:r>
      <w:ins w:id="99" w:author="wang" w:date="2017-12-25T11:04:00Z">
        <w:r w:rsidR="00AA5BAD">
          <w:rPr>
            <w:vertAlign w:val="superscript"/>
          </w:rPr>
          <w:t>,</w:t>
        </w:r>
      </w:ins>
      <w:r>
        <w:rPr>
          <w:vertAlign w:val="superscript"/>
        </w:rPr>
        <w:t>2</w:t>
      </w:r>
      <w:r>
        <w:t>,YANG Qiusong</w:t>
      </w:r>
      <w:r>
        <w:rPr>
          <w:vertAlign w:val="superscript"/>
        </w:rPr>
        <w:t>1</w:t>
      </w:r>
      <w:r>
        <w:t>, LI Mingshu</w:t>
      </w:r>
      <w:r>
        <w:rPr>
          <w:vertAlign w:val="superscript"/>
        </w:rPr>
        <w:t>1</w:t>
      </w:r>
    </w:p>
    <w:p w14:paraId="01AB8F13" w14:textId="77777777" w:rsidR="00AC2565" w:rsidRDefault="00FE2FAB">
      <w:pPr>
        <w:pStyle w:val="DepartCorrespondhttp"/>
        <w:spacing w:line="240" w:lineRule="exact"/>
        <w:ind w:left="103" w:hanging="103"/>
        <w:rPr>
          <w:sz w:val="15"/>
          <w:szCs w:val="15"/>
        </w:rPr>
      </w:pPr>
      <w:r>
        <w:rPr>
          <w:sz w:val="15"/>
          <w:szCs w:val="15"/>
          <w:vertAlign w:val="superscript"/>
        </w:rPr>
        <w:t>1</w:t>
      </w:r>
      <w:r>
        <w:rPr>
          <w:sz w:val="15"/>
          <w:szCs w:val="15"/>
        </w:rPr>
        <w:t>(Institute of Software Chinese Academy of Science, Beijing, China 100190)</w:t>
      </w:r>
    </w:p>
    <w:p w14:paraId="2D9C787C" w14:textId="77777777" w:rsidR="00AC2565" w:rsidRDefault="00FE2FAB">
      <w:pPr>
        <w:pStyle w:val="DepartCorrespondhttp"/>
        <w:spacing w:line="240" w:lineRule="exact"/>
        <w:ind w:left="103" w:hanging="103"/>
        <w:rPr>
          <w:sz w:val="15"/>
          <w:szCs w:val="15"/>
        </w:rPr>
      </w:pPr>
      <w:r>
        <w:rPr>
          <w:sz w:val="15"/>
          <w:szCs w:val="15"/>
          <w:vertAlign w:val="superscript"/>
        </w:rPr>
        <w:t>2</w:t>
      </w:r>
      <w:r>
        <w:rPr>
          <w:sz w:val="15"/>
          <w:szCs w:val="15"/>
        </w:rPr>
        <w:t>(University of Chinese Academy of Sciences, Beijing, China 100190)</w:t>
      </w:r>
    </w:p>
    <w:p w14:paraId="66C709CF" w14:textId="78B36B5B" w:rsidR="00AC2565" w:rsidRDefault="00FE2FAB">
      <w:pPr>
        <w:pStyle w:val="Abstract"/>
        <w:spacing w:before="142" w:line="240" w:lineRule="exact"/>
        <w:rPr>
          <w:sz w:val="15"/>
          <w:szCs w:val="15"/>
        </w:rPr>
      </w:pPr>
      <w:r>
        <w:rPr>
          <w:b/>
          <w:bCs/>
          <w:sz w:val="15"/>
          <w:szCs w:val="15"/>
        </w:rPr>
        <w:t>Abstract</w:t>
      </w:r>
      <w:r>
        <w:rPr>
          <w:sz w:val="15"/>
          <w:szCs w:val="15"/>
        </w:rPr>
        <w:t xml:space="preserve">: Return-Oriented Programming (ROP) attack is the most </w:t>
      </w:r>
      <w:ins w:id="100" w:author="wang" w:date="2017-12-25T10:11:00Z">
        <w:r w:rsidR="00057D01">
          <w:rPr>
            <w:rFonts w:ascii="Helvetica"/>
          </w:rPr>
          <w:t>prevalent</w:t>
        </w:r>
        <w:r w:rsidR="00057D01" w:rsidDel="00057D01">
          <w:rPr>
            <w:sz w:val="15"/>
            <w:szCs w:val="15"/>
          </w:rPr>
          <w:t xml:space="preserve"> </w:t>
        </w:r>
      </w:ins>
      <w:del w:id="101" w:author="wang" w:date="2017-12-25T10:11:00Z">
        <w:r w:rsidDel="00057D01">
          <w:rPr>
            <w:sz w:val="15"/>
            <w:szCs w:val="15"/>
          </w:rPr>
          <w:delText xml:space="preserve">important </w:delText>
        </w:r>
      </w:del>
      <w:r>
        <w:rPr>
          <w:sz w:val="15"/>
          <w:szCs w:val="15"/>
        </w:rPr>
        <w:t xml:space="preserve">control flow hijacking attack and is one of the major security threats in the field of software security. Control Flow Integrigy (CFI) is a major defense against </w:t>
      </w:r>
      <w:del w:id="102" w:author="作者" w:date="2017-12-25T19:12:00Z">
        <w:r>
          <w:rPr>
            <w:sz w:val="15"/>
            <w:szCs w:val="15"/>
          </w:rPr>
          <w:delText xml:space="preserve">the </w:delText>
        </w:r>
      </w:del>
      <w:r>
        <w:rPr>
          <w:sz w:val="15"/>
          <w:szCs w:val="15"/>
        </w:rPr>
        <w:t xml:space="preserve">ROP attacks. However, </w:t>
      </w:r>
      <w:del w:id="103" w:author="作者" w:date="2017-12-25T19:15:00Z">
        <w:r>
          <w:rPr>
            <w:sz w:val="15"/>
            <w:szCs w:val="15"/>
          </w:rPr>
          <w:delText xml:space="preserve">the </w:delText>
        </w:r>
      </w:del>
      <w:r>
        <w:rPr>
          <w:sz w:val="15"/>
          <w:szCs w:val="15"/>
        </w:rPr>
        <w:t xml:space="preserve">traditional CFI methods usually face two major drawbacks: 1) introducing a large performance overhead; 2) need to modify the source code or rewrite the </w:t>
      </w:r>
      <w:r>
        <w:rPr>
          <w:sz w:val="15"/>
          <w:szCs w:val="15"/>
        </w:rPr>
        <w:lastRenderedPageBreak/>
        <w:t xml:space="preserve">binary code through disassembly. To address these two drawbacks, this paper proposes a control flow integrity defense approach based on the hardware branch processing machnism. Our approach uses the hardware performance monitoring unit for data sampling, and the performance monitor interrupt triaggered by the branch sampling event is used as the ROP detection point. Experiment results show that our approach can effectively detect </w:t>
      </w:r>
      <w:del w:id="104" w:author="作者" w:date="2017-12-25T19:17:00Z">
        <w:r>
          <w:rPr>
            <w:sz w:val="15"/>
            <w:szCs w:val="15"/>
          </w:rPr>
          <w:delText xml:space="preserve">the </w:delText>
        </w:r>
      </w:del>
      <w:r>
        <w:rPr>
          <w:sz w:val="15"/>
          <w:szCs w:val="15"/>
        </w:rPr>
        <w:t xml:space="preserve">ROP attacks, and will only introduce </w:t>
      </w:r>
      <w:ins w:id="105" w:author="wang" w:date="2017-12-25T10:11:00Z">
        <w:r w:rsidR="00057D01">
          <w:rPr>
            <w:rFonts w:ascii="Helvetica"/>
          </w:rPr>
          <w:t>neglectable</w:t>
        </w:r>
        <w:r w:rsidR="00057D01" w:rsidDel="00057D01">
          <w:rPr>
            <w:sz w:val="15"/>
            <w:szCs w:val="15"/>
          </w:rPr>
          <w:t xml:space="preserve"> </w:t>
        </w:r>
      </w:ins>
      <w:del w:id="106" w:author="wang" w:date="2017-12-25T10:11:00Z">
        <w:r w:rsidDel="00057D01">
          <w:rPr>
            <w:sz w:val="15"/>
            <w:szCs w:val="15"/>
          </w:rPr>
          <w:delText xml:space="preserve">little </w:delText>
        </w:r>
      </w:del>
      <w:r>
        <w:rPr>
          <w:sz w:val="15"/>
          <w:szCs w:val="15"/>
        </w:rPr>
        <w:t>performance overhead.</w:t>
      </w:r>
    </w:p>
    <w:p w14:paraId="7CD03618" w14:textId="77777777" w:rsidR="00AC2565" w:rsidRDefault="00FE2FAB">
      <w:pPr>
        <w:pStyle w:val="af"/>
        <w:ind w:left="1162" w:hanging="1162"/>
        <w:rPr>
          <w:sz w:val="15"/>
          <w:szCs w:val="15"/>
        </w:rPr>
      </w:pPr>
      <w:r>
        <w:rPr>
          <w:b/>
          <w:bCs/>
          <w:sz w:val="15"/>
          <w:szCs w:val="15"/>
        </w:rPr>
        <w:t>Key words</w:t>
      </w:r>
      <w:r>
        <w:rPr>
          <w:sz w:val="15"/>
          <w:szCs w:val="15"/>
        </w:rPr>
        <w:t>:  ROP attack, control flow hijacking attack, control flow integrity</w:t>
      </w:r>
    </w:p>
    <w:p w14:paraId="5AB82623" w14:textId="77777777" w:rsidR="00AC2565" w:rsidRDefault="00FE2FAB">
      <w:pPr>
        <w:pStyle w:val="A6"/>
        <w:ind w:firstLine="372"/>
      </w:pPr>
      <w:r>
        <w:rPr>
          <w:sz w:val="15"/>
          <w:szCs w:val="15"/>
        </w:rPr>
        <w:br w:type="page"/>
      </w:r>
    </w:p>
    <w:p w14:paraId="6291AD50" w14:textId="0D4455B4" w:rsidR="00A779E7" w:rsidRPr="006928E6" w:rsidRDefault="00FE2FAB" w:rsidP="00A779E7">
      <w:pPr>
        <w:pStyle w:val="A6"/>
        <w:ind w:firstLine="372"/>
        <w:rPr>
          <w:rFonts w:eastAsia="PMingLiU"/>
          <w:lang w:val="zh-TW" w:eastAsia="zh-TW"/>
        </w:rPr>
      </w:pPr>
      <w:r>
        <w:rPr>
          <w:rFonts w:eastAsia="宋体" w:hint="eastAsia"/>
          <w:lang w:val="zh-TW" w:eastAsia="zh-TW"/>
        </w:rPr>
        <w:lastRenderedPageBreak/>
        <w:t>控制流劫持攻击一直以来是软件安全领域的重要研究课题之一。面向返回的编程（</w:t>
      </w:r>
      <w:r>
        <w:rPr>
          <w:lang w:eastAsia="zh-TW"/>
        </w:rPr>
        <w:t>Return</w:t>
      </w:r>
      <w:del w:id="107" w:author="作者" w:date="2017-12-25T19:48:00Z">
        <w:r>
          <w:rPr>
            <w:lang w:eastAsia="zh-TW"/>
          </w:rPr>
          <w:delText xml:space="preserve"> </w:delText>
        </w:r>
      </w:del>
      <w:ins w:id="108" w:author="作者" w:date="2017-12-25T19:48:00Z">
        <w:r>
          <w:rPr>
            <w:lang w:eastAsia="zh-TW"/>
          </w:rPr>
          <w:t>-</w:t>
        </w:r>
      </w:ins>
      <w:r>
        <w:rPr>
          <w:lang w:eastAsia="zh-TW"/>
        </w:rPr>
        <w:t>Oriented Programming</w:t>
      </w:r>
      <w:r>
        <w:rPr>
          <w:rFonts w:eastAsia="宋体" w:hint="eastAsia"/>
          <w:lang w:val="zh-TW" w:eastAsia="zh-TW"/>
        </w:rPr>
        <w:t>，简称</w:t>
      </w:r>
      <w:r>
        <w:rPr>
          <w:lang w:eastAsia="zh-TW"/>
        </w:rPr>
        <w:t>ROP</w:t>
      </w:r>
      <w:r>
        <w:rPr>
          <w:rFonts w:eastAsia="宋体" w:hint="eastAsia"/>
          <w:lang w:val="zh-TW" w:eastAsia="zh-TW"/>
        </w:rPr>
        <w:t>）攻击作为当前最主要的控制流劫持攻击方式更是近年来的研究重点，</w:t>
      </w:r>
      <w:ins w:id="109" w:author="wang" w:date="2017-12-25T12:09:00Z">
        <w:r w:rsidR="00637FDC">
          <w:rPr>
            <w:rFonts w:eastAsiaTheme="minorEastAsia" w:hint="eastAsia"/>
            <w:lang w:eastAsia="zh-TW"/>
          </w:rPr>
          <w:t>ROP</w:t>
        </w:r>
        <w:r w:rsidR="00637FDC">
          <w:rPr>
            <w:rFonts w:eastAsiaTheme="minorEastAsia"/>
            <w:lang w:eastAsia="zh-TW"/>
          </w:rPr>
          <w:t>攻击</w:t>
        </w:r>
      </w:ins>
      <w:commentRangeStart w:id="110"/>
      <w:del w:id="111" w:author="wang" w:date="2017-12-25T10:17:00Z">
        <w:r w:rsidDel="002E25F8">
          <w:rPr>
            <w:lang w:eastAsia="zh-TW"/>
          </w:rPr>
          <w:delText>ROP</w:delText>
        </w:r>
      </w:del>
      <w:del w:id="112" w:author="wang" w:date="2017-12-25T10:22:00Z">
        <w:r w:rsidDel="006928E6">
          <w:rPr>
            <w:rFonts w:eastAsia="宋体" w:hint="eastAsia"/>
            <w:lang w:val="zh-TW" w:eastAsia="zh-TW"/>
          </w:rPr>
          <w:delText>攻击</w:delText>
        </w:r>
      </w:del>
      <w:ins w:id="113" w:author="wang" w:date="2017-12-25T10:18:00Z">
        <w:r w:rsidR="00A779E7">
          <w:rPr>
            <w:rFonts w:eastAsia="宋体" w:hint="eastAsia"/>
            <w:lang w:val="zh-TW" w:eastAsia="zh-TW"/>
          </w:rPr>
          <w:t>是</w:t>
        </w:r>
        <w:r w:rsidR="00A779E7">
          <w:rPr>
            <w:rFonts w:eastAsia="宋体"/>
            <w:lang w:val="zh-TW" w:eastAsia="zh-TW"/>
          </w:rPr>
          <w:t>一种利用代码复用技术的攻击方法，</w:t>
        </w:r>
      </w:ins>
      <w:ins w:id="114" w:author="lww" w:date="2017-12-26T23:41:00Z">
        <w:r w:rsidR="00532871">
          <w:rPr>
            <w:rFonts w:eastAsia="宋体"/>
            <w:lang w:val="zh-TW" w:eastAsia="zh-TW"/>
          </w:rPr>
          <w:t>攻击者通过内存漏洞影响程序的控制流</w:t>
        </w:r>
        <w:r w:rsidR="00532871">
          <w:rPr>
            <w:rFonts w:eastAsia="宋体" w:hint="eastAsia"/>
            <w:lang w:val="zh-TW"/>
          </w:rPr>
          <w:t>，</w:t>
        </w:r>
        <w:r w:rsidR="00532871">
          <w:rPr>
            <w:rFonts w:eastAsia="宋体"/>
            <w:lang w:val="zh-TW" w:eastAsia="zh-TW"/>
          </w:rPr>
          <w:t>将代码中已有的以间接跳转为结尾的短指令片段</w:t>
        </w:r>
      </w:ins>
      <w:ins w:id="115" w:author="wang" w:date="2017-12-25T10:18:00Z">
        <w:del w:id="116" w:author="lww" w:date="2017-12-26T23:41:00Z">
          <w:r w:rsidR="00A779E7" w:rsidDel="00532871">
            <w:rPr>
              <w:rFonts w:eastAsia="宋体"/>
              <w:lang w:val="zh-TW" w:eastAsia="zh-TW"/>
            </w:rPr>
            <w:delText>攻击者</w:delText>
          </w:r>
          <w:r w:rsidR="00A779E7" w:rsidDel="00532871">
            <w:rPr>
              <w:rFonts w:eastAsia="宋体" w:hint="eastAsia"/>
              <w:lang w:val="zh-TW" w:eastAsia="zh-TW"/>
            </w:rPr>
            <w:delText>扫描</w:delText>
          </w:r>
          <w:r w:rsidR="00A779E7" w:rsidDel="00532871">
            <w:rPr>
              <w:rFonts w:eastAsia="宋体"/>
              <w:lang w:val="zh-TW" w:eastAsia="zh-TW"/>
            </w:rPr>
            <w:delText>已有的动态链接库和可执行文件，提取出</w:delText>
          </w:r>
        </w:del>
      </w:ins>
      <w:ins w:id="117" w:author="wang" w:date="2017-12-25T10:19:00Z">
        <w:del w:id="118" w:author="lww" w:date="2017-12-26T23:41:00Z">
          <w:r w:rsidR="00A779E7" w:rsidDel="00532871">
            <w:rPr>
              <w:rFonts w:eastAsia="宋体" w:hint="eastAsia"/>
              <w:lang w:val="zh-TW" w:eastAsia="zh-TW"/>
            </w:rPr>
            <w:delText>以返回</w:delText>
          </w:r>
          <w:r w:rsidR="00A779E7" w:rsidDel="00532871">
            <w:rPr>
              <w:rFonts w:eastAsia="宋体"/>
              <w:lang w:val="zh-TW" w:eastAsia="zh-TW"/>
            </w:rPr>
            <w:delText>指令结尾</w:delText>
          </w:r>
        </w:del>
      </w:ins>
      <w:ins w:id="119" w:author="wang" w:date="2017-12-25T10:18:00Z">
        <w:del w:id="120" w:author="lww" w:date="2017-12-26T23:41:00Z">
          <w:r w:rsidR="00A779E7" w:rsidDel="00532871">
            <w:rPr>
              <w:rFonts w:eastAsia="宋体"/>
              <w:lang w:val="zh-TW" w:eastAsia="zh-TW"/>
            </w:rPr>
            <w:delText>的</w:delText>
          </w:r>
        </w:del>
      </w:ins>
      <w:ins w:id="121" w:author="wang" w:date="2017-12-25T10:23:00Z">
        <w:del w:id="122" w:author="lww" w:date="2017-12-26T23:41:00Z">
          <w:r w:rsidR="00A33E4D" w:rsidDel="00532871">
            <w:rPr>
              <w:rFonts w:eastAsia="宋体" w:hint="eastAsia"/>
              <w:lang w:val="zh-TW"/>
            </w:rPr>
            <w:delText>指令</w:delText>
          </w:r>
          <w:r w:rsidR="00A33E4D" w:rsidDel="00532871">
            <w:rPr>
              <w:rFonts w:eastAsia="宋体"/>
              <w:lang w:val="zh-TW"/>
            </w:rPr>
            <w:delText>片段</w:delText>
          </w:r>
        </w:del>
        <w:r w:rsidR="00A33E4D">
          <w:rPr>
            <w:rFonts w:eastAsia="宋体"/>
            <w:lang w:val="zh-TW"/>
          </w:rPr>
          <w:t>（又叫配件</w:t>
        </w:r>
        <w:r w:rsidR="00A33E4D">
          <w:rPr>
            <w:rFonts w:eastAsia="宋体" w:hint="eastAsia"/>
            <w:lang w:val="zh-TW"/>
          </w:rPr>
          <w:t>或</w:t>
        </w:r>
      </w:ins>
      <w:ins w:id="123" w:author="wang" w:date="2017-12-25T10:18:00Z">
        <w:r w:rsidR="00A779E7">
          <w:rPr>
            <w:rFonts w:eastAsia="宋体"/>
            <w:lang w:val="zh-TW" w:eastAsia="zh-TW"/>
          </w:rPr>
          <w:t>gadget</w:t>
        </w:r>
        <w:r w:rsidR="00A779E7">
          <w:rPr>
            <w:rFonts w:eastAsia="宋体"/>
            <w:lang w:val="zh-TW" w:eastAsia="zh-TW"/>
          </w:rPr>
          <w:t>）</w:t>
        </w:r>
      </w:ins>
      <w:ins w:id="124" w:author="lww" w:date="2017-12-26T23:41:00Z">
        <w:r w:rsidR="00532871">
          <w:rPr>
            <w:rFonts w:eastAsia="宋体"/>
            <w:lang w:val="zh-TW" w:eastAsia="zh-TW"/>
          </w:rPr>
          <w:t>串联起来</w:t>
        </w:r>
      </w:ins>
      <w:ins w:id="125" w:author="wang" w:date="2017-12-25T10:18:00Z">
        <w:del w:id="126" w:author="lww" w:date="2017-12-26T23:41:00Z">
          <w:r w:rsidR="00A779E7" w:rsidDel="00532871">
            <w:rPr>
              <w:rFonts w:eastAsia="PMingLiU"/>
              <w:lang w:val="zh-TW" w:eastAsia="zh-TW"/>
            </w:rPr>
            <w:delText>，</w:delText>
          </w:r>
        </w:del>
      </w:ins>
      <w:ins w:id="127" w:author="wang" w:date="2017-12-25T10:20:00Z">
        <w:del w:id="128" w:author="lww" w:date="2017-12-26T23:41:00Z">
          <w:r w:rsidR="00A779E7" w:rsidDel="00532871">
            <w:rPr>
              <w:rFonts w:eastAsiaTheme="minorEastAsia" w:hint="eastAsia"/>
              <w:lang w:val="zh-TW" w:eastAsia="zh-TW"/>
            </w:rPr>
            <w:delText>利用</w:delText>
          </w:r>
          <w:r w:rsidR="00A779E7" w:rsidDel="00532871">
            <w:rPr>
              <w:rFonts w:eastAsiaTheme="minorEastAsia"/>
              <w:lang w:val="zh-TW" w:eastAsia="zh-TW"/>
            </w:rPr>
            <w:delText>这些</w:delText>
          </w:r>
        </w:del>
      </w:ins>
      <w:ins w:id="129" w:author="wang" w:date="2017-12-25T10:24:00Z">
        <w:del w:id="130" w:author="lww" w:date="2017-12-26T23:41:00Z">
          <w:r w:rsidR="00A33E4D" w:rsidDel="00532871">
            <w:rPr>
              <w:rFonts w:eastAsiaTheme="minorEastAsia" w:hint="eastAsia"/>
              <w:lang w:val="zh-TW"/>
            </w:rPr>
            <w:delText>指令片段</w:delText>
          </w:r>
        </w:del>
      </w:ins>
      <w:ins w:id="131" w:author="wang" w:date="2017-12-25T10:20:00Z">
        <w:del w:id="132" w:author="lww" w:date="2017-12-26T23:41:00Z">
          <w:r w:rsidR="00A779E7" w:rsidDel="00532871">
            <w:rPr>
              <w:rFonts w:eastAsiaTheme="minorEastAsia"/>
              <w:lang w:val="zh-TW" w:eastAsia="zh-TW"/>
            </w:rPr>
            <w:delText>操作程序栈相关的寄存器，以此控制</w:delText>
          </w:r>
          <w:r w:rsidR="00A779E7" w:rsidDel="00532871">
            <w:rPr>
              <w:rFonts w:eastAsiaTheme="minorEastAsia" w:hint="eastAsia"/>
              <w:lang w:val="zh-TW" w:eastAsia="zh-TW"/>
            </w:rPr>
            <w:delText>程序</w:delText>
          </w:r>
          <w:r w:rsidR="00A779E7" w:rsidDel="00532871">
            <w:rPr>
              <w:rFonts w:eastAsiaTheme="minorEastAsia"/>
              <w:lang w:val="zh-TW" w:eastAsia="zh-TW"/>
            </w:rPr>
            <w:delText>的流程</w:delText>
          </w:r>
        </w:del>
      </w:ins>
      <w:ins w:id="133" w:author="lww" w:date="2017-12-26T23:41:00Z">
        <w:r w:rsidR="00532871">
          <w:rPr>
            <w:rFonts w:eastAsiaTheme="minorEastAsia" w:hint="eastAsia"/>
            <w:lang w:val="zh-TW"/>
          </w:rPr>
          <w:t>以</w:t>
        </w:r>
      </w:ins>
      <w:ins w:id="134" w:author="wang" w:date="2017-12-25T10:20:00Z">
        <w:del w:id="135" w:author="lww" w:date="2017-12-26T23:41:00Z">
          <w:r w:rsidR="00A779E7" w:rsidDel="00532871">
            <w:rPr>
              <w:rFonts w:eastAsiaTheme="minorEastAsia"/>
              <w:lang w:val="zh-TW" w:eastAsia="zh-TW"/>
            </w:rPr>
            <w:delText>，</w:delText>
          </w:r>
        </w:del>
        <w:r w:rsidR="00A779E7">
          <w:rPr>
            <w:rFonts w:eastAsiaTheme="minorEastAsia"/>
            <w:lang w:val="zh-TW" w:eastAsia="zh-TW"/>
          </w:rPr>
          <w:t>实现</w:t>
        </w:r>
      </w:ins>
      <w:ins w:id="136" w:author="wang" w:date="2017-12-25T10:21:00Z">
        <w:del w:id="137" w:author="lww" w:date="2017-12-26T23:42:00Z">
          <w:r w:rsidR="00721CDE" w:rsidDel="00532871">
            <w:rPr>
              <w:rFonts w:eastAsiaTheme="minorEastAsia"/>
              <w:lang w:val="zh-TW" w:eastAsia="zh-TW"/>
            </w:rPr>
            <w:delText>攻击者</w:delText>
          </w:r>
        </w:del>
        <w:r w:rsidR="00721CDE">
          <w:rPr>
            <w:rFonts w:eastAsiaTheme="minorEastAsia"/>
            <w:lang w:val="zh-TW" w:eastAsia="zh-TW"/>
          </w:rPr>
          <w:t>预设的</w:t>
        </w:r>
      </w:ins>
      <w:ins w:id="138" w:author="lww" w:date="2017-12-26T23:42:00Z">
        <w:r w:rsidR="00532871">
          <w:rPr>
            <w:rFonts w:eastAsiaTheme="minorEastAsia"/>
            <w:lang w:val="zh-TW" w:eastAsia="zh-TW"/>
          </w:rPr>
          <w:t>攻击</w:t>
        </w:r>
      </w:ins>
      <w:ins w:id="139" w:author="wang" w:date="2017-12-25T10:21:00Z">
        <w:r w:rsidR="00721CDE">
          <w:rPr>
            <w:rFonts w:eastAsiaTheme="minorEastAsia"/>
            <w:lang w:val="zh-TW" w:eastAsia="zh-TW"/>
          </w:rPr>
          <w:t>目标</w:t>
        </w:r>
      </w:ins>
      <w:del w:id="140" w:author="wang" w:date="2017-12-25T10:21:00Z">
        <w:r w:rsidDel="00A779E7">
          <w:rPr>
            <w:rFonts w:eastAsia="宋体" w:hint="eastAsia"/>
            <w:lang w:val="zh-TW" w:eastAsia="zh-TW"/>
          </w:rPr>
          <w:delText>通过代码复用技术，攻击者从已有的库或可执行文件中提取指令片段，构建恶意代码</w:delText>
        </w:r>
        <w:commentRangeEnd w:id="110"/>
        <w:r w:rsidDel="00A779E7">
          <w:commentReference w:id="110"/>
        </w:r>
      </w:del>
      <w:r>
        <w:rPr>
          <w:lang w:eastAsia="zh-TW"/>
        </w:rPr>
        <w:t>[1,2,3,4]</w:t>
      </w:r>
      <w:r>
        <w:rPr>
          <w:rFonts w:eastAsia="宋体" w:hint="eastAsia"/>
          <w:lang w:val="zh-TW" w:eastAsia="zh-TW"/>
        </w:rPr>
        <w:t>。</w:t>
      </w:r>
    </w:p>
    <w:p w14:paraId="297E2089" w14:textId="1E97095B" w:rsidR="00AC2565" w:rsidRDefault="00FE2FAB">
      <w:pPr>
        <w:pStyle w:val="A6"/>
        <w:ind w:firstLine="372"/>
      </w:pPr>
      <w:r>
        <w:rPr>
          <w:rFonts w:eastAsia="宋体" w:hint="eastAsia"/>
          <w:lang w:val="zh-TW" w:eastAsia="zh-TW"/>
        </w:rPr>
        <w:t>控制流完整性</w:t>
      </w:r>
      <w:r>
        <w:rPr>
          <w:lang w:eastAsia="zh-TW"/>
        </w:rPr>
        <w:t>(Control Flow Integrity</w:t>
      </w:r>
      <w:r>
        <w:rPr>
          <w:rFonts w:eastAsia="宋体" w:hint="eastAsia"/>
          <w:lang w:val="zh-TW" w:eastAsia="zh-TW"/>
        </w:rPr>
        <w:t>，简称</w:t>
      </w:r>
      <w:r>
        <w:rPr>
          <w:lang w:eastAsia="zh-TW"/>
        </w:rPr>
        <w:t>CFI)</w:t>
      </w:r>
      <w:r>
        <w:rPr>
          <w:rFonts w:eastAsia="宋体" w:hint="eastAsia"/>
          <w:lang w:val="zh-TW" w:eastAsia="zh-TW"/>
        </w:rPr>
        <w:t>技术作为一种直接面向控制流进行保护的方式，能够</w:t>
      </w:r>
      <w:ins w:id="141" w:author="wang" w:date="2017-12-25T10:27:00Z">
        <w:r w:rsidR="0052564C">
          <w:rPr>
            <w:rFonts w:eastAsia="宋体" w:hint="eastAsia"/>
            <w:lang w:val="zh-TW"/>
          </w:rPr>
          <w:t>比较</w:t>
        </w:r>
      </w:ins>
      <w:r>
        <w:rPr>
          <w:rFonts w:eastAsia="宋体" w:hint="eastAsia"/>
          <w:lang w:val="zh-TW" w:eastAsia="zh-TW"/>
        </w:rPr>
        <w:t>有效的防御</w:t>
      </w:r>
      <w:r>
        <w:rPr>
          <w:lang w:eastAsia="zh-TW"/>
        </w:rPr>
        <w:t>ROP</w:t>
      </w:r>
      <w:r>
        <w:rPr>
          <w:rFonts w:eastAsia="宋体" w:hint="eastAsia"/>
          <w:lang w:val="zh-TW" w:eastAsia="zh-TW"/>
        </w:rPr>
        <w:t>攻击。</w:t>
      </w:r>
      <w:r>
        <w:t>CFI</w:t>
      </w:r>
      <w:r>
        <w:rPr>
          <w:rFonts w:eastAsia="宋体" w:hint="eastAsia"/>
          <w:lang w:val="zh-TW" w:eastAsia="zh-TW"/>
        </w:rPr>
        <w:t>技术通过监视程序运行过程中的控制流转移过程，使其始终处于原有控制流图所限定的合法范围内。具体的做法是分析程序的控制流图，重点关注间接转移指令，如间接跳转、间接调用和函数返回等指令，获取相应的白名单。在程序运行过程中对间接转移指令的目标进行检查核对，而攻击者对控制流的劫持会导致目标不在白名单中，此时可迅速进行阻断，保证系统安全</w:t>
      </w:r>
      <w:r>
        <w:t>[5,6,7,8,9]</w:t>
      </w:r>
      <w:r>
        <w:rPr>
          <w:rFonts w:eastAsia="宋体" w:hint="eastAsia"/>
          <w:lang w:val="zh-TW" w:eastAsia="zh-TW"/>
        </w:rPr>
        <w:t>。</w:t>
      </w:r>
      <w:r>
        <w:t>CFI</w:t>
      </w:r>
      <w:r>
        <w:rPr>
          <w:rFonts w:eastAsia="宋体" w:hint="eastAsia"/>
          <w:lang w:val="zh-TW" w:eastAsia="zh-TW"/>
        </w:rPr>
        <w:t>技术可分为细粒度和粗粒度两种实现方式。细粒度</w:t>
      </w:r>
      <w:r>
        <w:t>CFI</w:t>
      </w:r>
      <w:r>
        <w:rPr>
          <w:rFonts w:eastAsia="宋体" w:hint="eastAsia"/>
          <w:lang w:val="zh-TW" w:eastAsia="zh-TW"/>
        </w:rPr>
        <w:t>技术（例如</w:t>
      </w:r>
      <w:r>
        <w:t>[5,6]</w:t>
      </w:r>
      <w:r>
        <w:rPr>
          <w:rFonts w:eastAsia="宋体" w:hint="eastAsia"/>
          <w:lang w:val="zh-TW" w:eastAsia="zh-TW"/>
        </w:rPr>
        <w:t>）严格检查每一个间接转移指令的转移目标，但会严重影响程序的执行效率，通常会带来</w:t>
      </w:r>
      <w:r>
        <w:t>20%-50%</w:t>
      </w:r>
      <w:r>
        <w:rPr>
          <w:rFonts w:eastAsia="宋体" w:hint="eastAsia"/>
          <w:lang w:val="zh-TW" w:eastAsia="zh-TW"/>
        </w:rPr>
        <w:t>的额外性能损耗；粗粒度</w:t>
      </w:r>
      <w:r>
        <w:t>CFI</w:t>
      </w:r>
      <w:r>
        <w:rPr>
          <w:rFonts w:eastAsia="宋体" w:hint="eastAsia"/>
          <w:lang w:val="zh-TW" w:eastAsia="zh-TW"/>
        </w:rPr>
        <w:t>技术（例如</w:t>
      </w:r>
      <w:r>
        <w:t>[7,8,9]</w:t>
      </w:r>
      <w:r>
        <w:rPr>
          <w:rFonts w:eastAsia="宋体" w:hint="eastAsia"/>
          <w:lang w:val="zh-TW" w:eastAsia="zh-TW"/>
        </w:rPr>
        <w:t>）将一组或相近类型的目标归到一起进行检查，可在一定程度上降低开销，但会使安全性降低，攻击者能够通过精心</w:t>
      </w:r>
      <w:ins w:id="142" w:author="wang" w:date="2017-12-25T10:22:00Z">
        <w:r w:rsidR="00EB441F">
          <w:rPr>
            <w:rFonts w:eastAsiaTheme="minorEastAsia" w:hint="eastAsia"/>
            <w:lang w:val="zh-TW"/>
          </w:rPr>
          <w:t>设计</w:t>
        </w:r>
        <w:r w:rsidR="00EB441F">
          <w:rPr>
            <w:rFonts w:eastAsiaTheme="minorEastAsia"/>
            <w:lang w:val="zh-TW"/>
          </w:rPr>
          <w:t>的</w:t>
        </w:r>
      </w:ins>
      <w:ins w:id="143" w:author="wang" w:date="2017-12-25T10:23:00Z">
        <w:r w:rsidR="00F629FC">
          <w:rPr>
            <w:rFonts w:eastAsiaTheme="minorEastAsia" w:hint="eastAsia"/>
            <w:lang w:val="zh-TW"/>
          </w:rPr>
          <w:t>配件</w:t>
        </w:r>
      </w:ins>
      <w:ins w:id="144" w:author="wang" w:date="2017-12-25T10:22:00Z">
        <w:r w:rsidR="00F629FC">
          <w:rPr>
            <w:rFonts w:eastAsiaTheme="minorEastAsia"/>
            <w:lang w:val="zh-TW"/>
          </w:rPr>
          <w:t>（</w:t>
        </w:r>
        <w:r w:rsidR="00F629FC">
          <w:rPr>
            <w:rFonts w:eastAsiaTheme="minorEastAsia" w:hint="eastAsia"/>
            <w:lang w:val="zh-TW"/>
          </w:rPr>
          <w:t>gadget</w:t>
        </w:r>
        <w:r w:rsidR="00F629FC">
          <w:rPr>
            <w:rFonts w:eastAsiaTheme="minorEastAsia"/>
            <w:lang w:val="zh-TW"/>
          </w:rPr>
          <w:t>）</w:t>
        </w:r>
      </w:ins>
      <w:ins w:id="145" w:author="wang" w:date="2017-12-25T10:23:00Z">
        <w:r w:rsidR="00F629FC">
          <w:rPr>
            <w:rFonts w:eastAsiaTheme="minorEastAsia" w:hint="eastAsia"/>
            <w:lang w:val="zh-TW"/>
          </w:rPr>
          <w:t>，</w:t>
        </w:r>
      </w:ins>
      <w:del w:id="146" w:author="wang" w:date="2017-12-25T10:22:00Z">
        <w:r w:rsidDel="00EB441F">
          <w:rPr>
            <w:rFonts w:eastAsia="宋体" w:hint="eastAsia"/>
            <w:lang w:val="zh-TW" w:eastAsia="zh-TW"/>
          </w:rPr>
          <w:delText>涉及的</w:delText>
        </w:r>
        <w:r w:rsidDel="00F629FC">
          <w:delText>gadget</w:delText>
        </w:r>
        <w:r w:rsidDel="00F629FC">
          <w:rPr>
            <w:rFonts w:eastAsia="宋体" w:hint="eastAsia"/>
            <w:lang w:val="zh-TW" w:eastAsia="zh-TW"/>
          </w:rPr>
          <w:delText>，</w:delText>
        </w:r>
      </w:del>
      <w:r>
        <w:rPr>
          <w:rFonts w:eastAsia="宋体" w:hint="eastAsia"/>
          <w:lang w:val="zh-TW" w:eastAsia="zh-TW"/>
        </w:rPr>
        <w:t>组合</w:t>
      </w:r>
      <w:ins w:id="147" w:author="wang" w:date="2017-12-25T10:25:00Z">
        <w:r w:rsidR="00320248">
          <w:rPr>
            <w:rFonts w:eastAsia="宋体" w:hint="eastAsia"/>
            <w:lang w:val="zh-TW"/>
          </w:rPr>
          <w:t>成</w:t>
        </w:r>
      </w:ins>
      <w:ins w:id="148" w:author="wang" w:date="2017-12-25T10:24:00Z">
        <w:r w:rsidR="00987214">
          <w:rPr>
            <w:rFonts w:eastAsia="宋体" w:hint="eastAsia"/>
            <w:lang w:val="zh-TW"/>
          </w:rPr>
          <w:t>配件</w:t>
        </w:r>
      </w:ins>
      <w:del w:id="149" w:author="wang" w:date="2017-12-25T10:24:00Z">
        <w:r w:rsidDel="00987214">
          <w:delText>gadget</w:delText>
        </w:r>
      </w:del>
      <w:r>
        <w:rPr>
          <w:rFonts w:eastAsia="宋体" w:hint="eastAsia"/>
          <w:lang w:val="zh-TW" w:eastAsia="zh-TW"/>
        </w:rPr>
        <w:t>链</w:t>
      </w:r>
      <w:ins w:id="150" w:author="wang" w:date="2017-12-25T10:24:00Z">
        <w:r w:rsidR="00987214">
          <w:rPr>
            <w:rFonts w:eastAsia="宋体" w:hint="eastAsia"/>
            <w:lang w:val="zh-TW"/>
          </w:rPr>
          <w:t>（</w:t>
        </w:r>
        <w:r w:rsidR="00987214">
          <w:rPr>
            <w:rFonts w:eastAsia="宋体" w:hint="eastAsia"/>
            <w:lang w:val="zh-TW"/>
          </w:rPr>
          <w:t>gadget</w:t>
        </w:r>
        <w:r w:rsidR="00987214">
          <w:rPr>
            <w:rFonts w:eastAsia="PMingLiU"/>
            <w:lang w:val="zh-TW" w:eastAsia="zh-TW"/>
          </w:rPr>
          <w:t xml:space="preserve"> chain</w:t>
        </w:r>
        <w:r w:rsidR="00987214">
          <w:rPr>
            <w:rFonts w:eastAsia="宋体"/>
            <w:lang w:val="zh-TW"/>
          </w:rPr>
          <w:t>）</w:t>
        </w:r>
      </w:ins>
      <w:r>
        <w:rPr>
          <w:rFonts w:eastAsia="宋体" w:hint="eastAsia"/>
          <w:lang w:val="zh-TW" w:eastAsia="zh-TW"/>
        </w:rPr>
        <w:t>，继续实施代码重用攻击。以上的</w:t>
      </w:r>
      <w:r>
        <w:t>CFI</w:t>
      </w:r>
      <w:r>
        <w:rPr>
          <w:rFonts w:eastAsia="宋体" w:hint="eastAsia"/>
          <w:lang w:val="zh-TW" w:eastAsia="zh-TW"/>
        </w:rPr>
        <w:t>技术均是基于二进制插桩的，需要修改源码或者通过反汇编重写二进制代码，这给这些技术的使用带来额外的工作量</w:t>
      </w:r>
      <w:ins w:id="151" w:author="wang" w:date="2017-12-25T13:53:00Z">
        <w:r w:rsidR="00652B63">
          <w:rPr>
            <w:rFonts w:eastAsiaTheme="minorEastAsia" w:hint="eastAsia"/>
            <w:lang w:val="zh-TW"/>
          </w:rPr>
          <w:t>，</w:t>
        </w:r>
      </w:ins>
      <w:del w:id="152" w:author="wang" w:date="2017-12-25T13:53:00Z">
        <w:r w:rsidDel="00652B63">
          <w:rPr>
            <w:rFonts w:eastAsia="宋体" w:hint="eastAsia"/>
            <w:lang w:val="zh-TW" w:eastAsia="zh-TW"/>
          </w:rPr>
          <w:delText>；</w:delText>
        </w:r>
      </w:del>
      <w:r>
        <w:rPr>
          <w:rFonts w:eastAsia="宋体" w:hint="eastAsia"/>
          <w:lang w:val="zh-TW" w:eastAsia="zh-TW"/>
        </w:rPr>
        <w:t>并且会引入较大的性能开销或者检测效果不够精确。</w:t>
      </w:r>
    </w:p>
    <w:p w14:paraId="66B2EAAE" w14:textId="265104C5" w:rsidR="00AC2565" w:rsidRPr="00B43A4F" w:rsidRDefault="0036378A">
      <w:pPr>
        <w:pStyle w:val="A6"/>
        <w:ind w:firstLine="372"/>
        <w:rPr>
          <w:rFonts w:eastAsia="PMingLiU"/>
          <w:lang w:eastAsia="zh-TW"/>
          <w:rPrChange w:id="153" w:author="wang" w:date="2017-12-25T10:42:00Z">
            <w:rPr>
              <w:lang w:eastAsia="zh-TW"/>
            </w:rPr>
          </w:rPrChange>
        </w:rPr>
      </w:pPr>
      <w:ins w:id="154" w:author="wang" w:date="2017-12-25T10:28:00Z">
        <w:r>
          <w:rPr>
            <w:rFonts w:eastAsia="宋体" w:hint="eastAsia"/>
          </w:rPr>
          <w:t>此外</w:t>
        </w:r>
        <w:r>
          <w:rPr>
            <w:rFonts w:eastAsia="宋体"/>
          </w:rPr>
          <w:t>，</w:t>
        </w:r>
      </w:ins>
      <w:del w:id="155" w:author="wang" w:date="2017-12-25T13:53:00Z">
        <w:r w:rsidR="00FE2FAB" w:rsidDel="00652B63">
          <w:rPr>
            <w:rFonts w:eastAsia="宋体" w:hint="eastAsia"/>
            <w:lang w:val="zh-TW" w:eastAsia="zh-TW"/>
          </w:rPr>
          <w:delText>为了能够</w:delText>
        </w:r>
      </w:del>
      <w:del w:id="156" w:author="wang" w:date="2017-12-25T10:28:00Z">
        <w:r w:rsidR="00FE2FAB" w:rsidDel="000A514B">
          <w:rPr>
            <w:rFonts w:eastAsia="宋体" w:hint="eastAsia"/>
            <w:lang w:val="zh-TW" w:eastAsia="zh-TW"/>
          </w:rPr>
          <w:delText>在</w:delText>
        </w:r>
        <w:r w:rsidR="00FE2FAB" w:rsidDel="00C87798">
          <w:rPr>
            <w:rFonts w:eastAsia="宋体" w:hint="eastAsia"/>
            <w:lang w:val="zh-TW" w:eastAsia="zh-TW"/>
          </w:rPr>
          <w:delText>性能和防御效果方面</w:delText>
        </w:r>
      </w:del>
      <w:del w:id="157" w:author="wang" w:date="2017-12-25T13:53:00Z">
        <w:r w:rsidR="00FE2FAB" w:rsidDel="00652B63">
          <w:rPr>
            <w:rFonts w:eastAsia="宋体" w:hint="eastAsia"/>
            <w:lang w:val="zh-TW" w:eastAsia="zh-TW"/>
          </w:rPr>
          <w:delText>取得更好的效果，</w:delText>
        </w:r>
      </w:del>
      <w:r w:rsidR="00FE2FAB">
        <w:rPr>
          <w:rFonts w:eastAsia="宋体" w:hint="eastAsia"/>
          <w:lang w:val="zh-TW" w:eastAsia="zh-TW"/>
        </w:rPr>
        <w:t>一些研究引入硬件机制来降低</w:t>
      </w:r>
      <w:r w:rsidR="00FE2FAB">
        <w:t>CFI</w:t>
      </w:r>
      <w:r w:rsidR="00FE2FAB">
        <w:rPr>
          <w:rFonts w:eastAsia="宋体" w:hint="eastAsia"/>
          <w:lang w:val="zh-TW" w:eastAsia="zh-TW"/>
        </w:rPr>
        <w:t>技术的开销</w:t>
      </w:r>
      <w:ins w:id="158" w:author="wang" w:date="2017-12-25T13:53:00Z">
        <w:r w:rsidR="00EA15B0">
          <w:rPr>
            <w:rFonts w:eastAsia="宋体" w:hint="eastAsia"/>
            <w:lang w:val="zh-TW"/>
          </w:rPr>
          <w:t>、</w:t>
        </w:r>
        <w:r w:rsidR="00652B63">
          <w:rPr>
            <w:rFonts w:eastAsia="宋体"/>
            <w:lang w:val="zh-TW"/>
          </w:rPr>
          <w:t>提高</w:t>
        </w:r>
        <w:r w:rsidR="00652B63">
          <w:rPr>
            <w:rFonts w:eastAsia="宋体" w:hint="eastAsia"/>
            <w:lang w:val="zh-TW"/>
          </w:rPr>
          <w:t>检测</w:t>
        </w:r>
        <w:r w:rsidR="00652B63">
          <w:rPr>
            <w:rFonts w:eastAsia="宋体"/>
            <w:lang w:val="zh-TW"/>
          </w:rPr>
          <w:t>精度</w:t>
        </w:r>
      </w:ins>
      <w:r w:rsidR="00FE2FAB">
        <w:rPr>
          <w:rFonts w:eastAsia="宋体" w:hint="eastAsia"/>
          <w:lang w:val="zh-TW" w:eastAsia="zh-TW"/>
        </w:rPr>
        <w:t>。例如，</w:t>
      </w:r>
      <w:r w:rsidR="00FE2FAB">
        <w:rPr>
          <w:lang w:eastAsia="zh-TW"/>
        </w:rPr>
        <w:t>Pappas</w:t>
      </w:r>
      <w:r w:rsidR="00FE2FAB">
        <w:rPr>
          <w:rFonts w:eastAsia="宋体" w:hint="eastAsia"/>
          <w:lang w:val="zh-TW" w:eastAsia="zh-TW"/>
        </w:rPr>
        <w:t>等提出了</w:t>
      </w:r>
      <w:r w:rsidR="00FE2FAB">
        <w:rPr>
          <w:lang w:eastAsia="zh-TW"/>
        </w:rPr>
        <w:t>kBouncer</w:t>
      </w:r>
      <w:r w:rsidR="00FE2FAB">
        <w:rPr>
          <w:rFonts w:eastAsia="宋体" w:hint="eastAsia"/>
          <w:lang w:val="zh-TW" w:eastAsia="zh-TW"/>
        </w:rPr>
        <w:t>方法</w:t>
      </w:r>
      <w:r w:rsidR="00FE2FAB">
        <w:rPr>
          <w:lang w:eastAsia="zh-TW"/>
        </w:rPr>
        <w:t>[10]</w:t>
      </w:r>
      <w:r w:rsidR="00FE2FAB">
        <w:rPr>
          <w:rFonts w:eastAsia="宋体" w:hint="eastAsia"/>
          <w:lang w:val="zh-TW" w:eastAsia="zh-TW"/>
        </w:rPr>
        <w:t>，该方法利用</w:t>
      </w:r>
      <w:ins w:id="159" w:author="wang" w:date="2017-12-25T10:30:00Z">
        <w:r w:rsidR="009C61C1">
          <w:rPr>
            <w:rFonts w:eastAsia="宋体" w:hint="eastAsia"/>
            <w:lang w:val="zh-TW" w:eastAsia="zh-TW"/>
          </w:rPr>
          <w:t>最近</w:t>
        </w:r>
        <w:r w:rsidR="009C61C1">
          <w:rPr>
            <w:rFonts w:eastAsia="宋体"/>
            <w:lang w:val="zh-TW" w:eastAsia="zh-TW"/>
          </w:rPr>
          <w:t>分支记录</w:t>
        </w:r>
      </w:ins>
      <w:ins w:id="160" w:author="wang" w:date="2017-12-25T10:35:00Z">
        <w:r w:rsidR="00DE0E23">
          <w:rPr>
            <w:rFonts w:eastAsia="宋体" w:hint="eastAsia"/>
            <w:lang w:val="zh-TW" w:eastAsia="zh-TW"/>
          </w:rPr>
          <w:t>（</w:t>
        </w:r>
        <w:r w:rsidR="00DE0E23">
          <w:rPr>
            <w:rFonts w:eastAsia="宋体" w:hint="eastAsia"/>
            <w:lang w:val="zh-TW" w:eastAsia="zh-TW"/>
          </w:rPr>
          <w:t>Last</w:t>
        </w:r>
        <w:r w:rsidR="00DE0E23">
          <w:rPr>
            <w:rFonts w:eastAsia="PMingLiU"/>
            <w:lang w:val="zh-TW" w:eastAsia="zh-TW"/>
          </w:rPr>
          <w:t xml:space="preserve"> Branch Register</w:t>
        </w:r>
        <w:r w:rsidR="00DE0E23">
          <w:rPr>
            <w:rFonts w:eastAsia="宋体"/>
            <w:lang w:val="zh-TW" w:eastAsia="zh-TW"/>
          </w:rPr>
          <w:t>）</w:t>
        </w:r>
      </w:ins>
      <w:del w:id="161" w:author="wang" w:date="2017-12-25T10:30:00Z">
        <w:r w:rsidR="00FE2FAB" w:rsidDel="009C61C1">
          <w:rPr>
            <w:lang w:eastAsia="zh-TW"/>
          </w:rPr>
          <w:delText>LBR</w:delText>
        </w:r>
        <w:r w:rsidR="00FE2FAB" w:rsidDel="009C61C1">
          <w:rPr>
            <w:rFonts w:eastAsia="宋体" w:hint="eastAsia"/>
            <w:lang w:val="zh-TW" w:eastAsia="zh-TW"/>
          </w:rPr>
          <w:delText>（</w:delText>
        </w:r>
        <w:r w:rsidR="00FE2FAB" w:rsidDel="009C61C1">
          <w:rPr>
            <w:lang w:eastAsia="zh-TW"/>
          </w:rPr>
          <w:delText>Last Branch Register</w:delText>
        </w:r>
        <w:r w:rsidR="00FE2FAB" w:rsidDel="009C61C1">
          <w:rPr>
            <w:rFonts w:eastAsia="宋体" w:hint="eastAsia"/>
            <w:lang w:val="zh-TW" w:eastAsia="zh-TW"/>
          </w:rPr>
          <w:delText>）</w:delText>
        </w:r>
      </w:del>
      <w:r w:rsidR="00FE2FAB">
        <w:rPr>
          <w:rFonts w:eastAsia="宋体" w:hint="eastAsia"/>
          <w:lang w:val="zh-TW" w:eastAsia="zh-TW"/>
        </w:rPr>
        <w:t>捕获最近的</w:t>
      </w:r>
      <w:r w:rsidR="00FE2FAB">
        <w:rPr>
          <w:lang w:eastAsia="zh-TW"/>
        </w:rPr>
        <w:t>16</w:t>
      </w:r>
      <w:r w:rsidR="00FE2FAB">
        <w:rPr>
          <w:rFonts w:eastAsia="宋体" w:hint="eastAsia"/>
          <w:lang w:val="zh-TW" w:eastAsia="zh-TW"/>
        </w:rPr>
        <w:t>次跳转信息，在敏感系统调用处对捕获的</w:t>
      </w:r>
      <w:r w:rsidR="00FE2FAB">
        <w:rPr>
          <w:lang w:eastAsia="zh-TW"/>
        </w:rPr>
        <w:t>16</w:t>
      </w:r>
      <w:r w:rsidR="00FE2FAB">
        <w:rPr>
          <w:rFonts w:eastAsia="宋体" w:hint="eastAsia"/>
          <w:lang w:val="zh-TW" w:eastAsia="zh-TW"/>
        </w:rPr>
        <w:t>次跳转进行安全性判断。</w:t>
      </w:r>
      <w:r w:rsidR="00FE2FAB">
        <w:rPr>
          <w:lang w:eastAsia="zh-TW"/>
        </w:rPr>
        <w:t>Cheng</w:t>
      </w:r>
      <w:r w:rsidR="00FE2FAB">
        <w:rPr>
          <w:rFonts w:eastAsia="宋体" w:hint="eastAsia"/>
          <w:lang w:val="zh-TW" w:eastAsia="zh-TW"/>
        </w:rPr>
        <w:t>等提出</w:t>
      </w:r>
      <w:r w:rsidR="00FE2FAB">
        <w:rPr>
          <w:lang w:eastAsia="zh-TW"/>
        </w:rPr>
        <w:t>ROPecker</w:t>
      </w:r>
      <w:r w:rsidR="00FE2FAB">
        <w:rPr>
          <w:rFonts w:eastAsia="宋体" w:hint="eastAsia"/>
          <w:lang w:val="zh-TW" w:eastAsia="zh-TW"/>
        </w:rPr>
        <w:t>方法</w:t>
      </w:r>
      <w:r w:rsidR="00FE2FAB">
        <w:rPr>
          <w:lang w:eastAsia="zh-TW"/>
        </w:rPr>
        <w:t>[2]</w:t>
      </w:r>
      <w:r w:rsidR="00FE2FAB">
        <w:rPr>
          <w:rFonts w:eastAsia="宋体" w:hint="eastAsia"/>
          <w:lang w:val="zh-TW" w:eastAsia="zh-TW"/>
        </w:rPr>
        <w:t>，该方法也是利用</w:t>
      </w:r>
      <w:ins w:id="162" w:author="wang" w:date="2017-12-25T10:30:00Z">
        <w:r w:rsidR="00D54E57">
          <w:rPr>
            <w:rFonts w:eastAsia="宋体" w:hint="eastAsia"/>
            <w:lang w:val="zh-TW" w:eastAsia="zh-TW"/>
          </w:rPr>
          <w:t>最近</w:t>
        </w:r>
        <w:r w:rsidR="00D54E57">
          <w:rPr>
            <w:rFonts w:eastAsia="宋体"/>
            <w:lang w:val="zh-TW" w:eastAsia="zh-TW"/>
          </w:rPr>
          <w:t>分支记录</w:t>
        </w:r>
      </w:ins>
      <w:ins w:id="163" w:author="wang" w:date="2017-12-25T10:36:00Z">
        <w:r w:rsidR="00DE0E23">
          <w:rPr>
            <w:rFonts w:eastAsia="宋体" w:hint="eastAsia"/>
            <w:lang w:val="zh-TW" w:eastAsia="zh-TW"/>
          </w:rPr>
          <w:t>（</w:t>
        </w:r>
        <w:r w:rsidR="00DE0E23">
          <w:rPr>
            <w:rFonts w:eastAsia="宋体" w:hint="eastAsia"/>
            <w:lang w:val="zh-TW" w:eastAsia="zh-TW"/>
          </w:rPr>
          <w:t>Last</w:t>
        </w:r>
        <w:r w:rsidR="00DE0E23">
          <w:rPr>
            <w:rFonts w:eastAsia="PMingLiU"/>
            <w:lang w:val="zh-TW" w:eastAsia="zh-TW"/>
          </w:rPr>
          <w:t xml:space="preserve"> Branch Register</w:t>
        </w:r>
        <w:r w:rsidR="00DE0E23">
          <w:rPr>
            <w:rFonts w:eastAsia="宋体"/>
            <w:lang w:val="zh-TW" w:eastAsia="zh-TW"/>
          </w:rPr>
          <w:t>）</w:t>
        </w:r>
      </w:ins>
      <w:del w:id="164" w:author="wang" w:date="2017-12-25T10:30:00Z">
        <w:r w:rsidR="00FE2FAB" w:rsidDel="00D54E57">
          <w:rPr>
            <w:lang w:eastAsia="zh-TW"/>
          </w:rPr>
          <w:delText>LBR</w:delText>
        </w:r>
      </w:del>
      <w:r w:rsidR="00FE2FAB">
        <w:rPr>
          <w:rFonts w:eastAsia="宋体" w:hint="eastAsia"/>
          <w:lang w:val="zh-TW" w:eastAsia="zh-TW"/>
        </w:rPr>
        <w:t>捕获程序</w:t>
      </w:r>
      <w:del w:id="165" w:author="wang" w:date="2017-12-25T13:54:00Z">
        <w:r w:rsidR="00FE2FAB" w:rsidDel="00EA15B0">
          <w:rPr>
            <w:rFonts w:eastAsia="宋体" w:hint="eastAsia"/>
            <w:lang w:val="zh-TW" w:eastAsia="zh-TW"/>
          </w:rPr>
          <w:delText>程序</w:delText>
        </w:r>
      </w:del>
      <w:r w:rsidR="00FE2FAB">
        <w:rPr>
          <w:rFonts w:eastAsia="宋体" w:hint="eastAsia"/>
          <w:lang w:val="zh-TW" w:eastAsia="zh-TW"/>
        </w:rPr>
        <w:t>流的方式进行</w:t>
      </w:r>
      <w:r w:rsidR="00FE2FAB">
        <w:rPr>
          <w:lang w:eastAsia="zh-TW"/>
        </w:rPr>
        <w:t>ROP</w:t>
      </w:r>
      <w:r w:rsidR="00FE2FAB">
        <w:rPr>
          <w:rFonts w:eastAsia="宋体" w:hint="eastAsia"/>
          <w:lang w:val="zh-TW" w:eastAsia="zh-TW"/>
        </w:rPr>
        <w:t>攻击检测。该方法在运行时检测过去和未来的执行流中是否存在长</w:t>
      </w:r>
      <w:ins w:id="166" w:author="wang" w:date="2017-12-25T10:31:00Z">
        <w:r w:rsidR="00A02C41">
          <w:rPr>
            <w:rFonts w:eastAsiaTheme="minorEastAsia" w:hint="eastAsia"/>
          </w:rPr>
          <w:t>配件</w:t>
        </w:r>
      </w:ins>
      <w:del w:id="167" w:author="wang" w:date="2017-12-25T10:31:00Z">
        <w:r w:rsidR="00FE2FAB" w:rsidDel="00A02C41">
          <w:delText>gadget</w:delText>
        </w:r>
      </w:del>
      <w:r w:rsidR="00FE2FAB">
        <w:rPr>
          <w:rFonts w:eastAsia="宋体" w:hint="eastAsia"/>
          <w:lang w:val="zh-TW" w:eastAsia="zh-TW"/>
        </w:rPr>
        <w:t>链来进行攻击检测，还通过滑动窗口的机制来进一步提高准确性和高效性。但是，这两种方法都是一次性针对</w:t>
      </w:r>
      <w:r w:rsidR="00FE2FAB">
        <w:t>16</w:t>
      </w:r>
      <w:r w:rsidR="00FE2FAB">
        <w:rPr>
          <w:rFonts w:eastAsia="宋体" w:hint="eastAsia"/>
          <w:lang w:val="zh-TW" w:eastAsia="zh-TW"/>
        </w:rPr>
        <w:t>个间接分支进行检查，会面临历史覆盖不足的问题，导致检测精度下降。</w:t>
      </w:r>
      <w:r w:rsidR="00FE2FAB">
        <w:rPr>
          <w:lang w:eastAsia="zh-TW"/>
        </w:rPr>
        <w:t>Xia</w:t>
      </w:r>
      <w:r w:rsidR="00FE2FAB">
        <w:rPr>
          <w:rFonts w:eastAsia="宋体" w:hint="eastAsia"/>
          <w:lang w:val="zh-TW" w:eastAsia="zh-TW"/>
        </w:rPr>
        <w:t>等提出了</w:t>
      </w:r>
      <w:r w:rsidR="00FE2FAB">
        <w:rPr>
          <w:lang w:eastAsia="zh-TW"/>
        </w:rPr>
        <w:t>CFIMon[11]</w:t>
      </w:r>
      <w:ins w:id="168" w:author="wang" w:date="2017-12-25T13:54:00Z">
        <w:r w:rsidR="001D3901">
          <w:rPr>
            <w:rFonts w:eastAsiaTheme="minorEastAsia" w:hint="eastAsia"/>
          </w:rPr>
          <w:t>，</w:t>
        </w:r>
      </w:ins>
      <w:del w:id="169" w:author="wang" w:date="2017-12-25T13:54:00Z">
        <w:r w:rsidR="00FE2FAB" w:rsidDel="001D3901">
          <w:rPr>
            <w:lang w:eastAsia="zh-TW"/>
          </w:rPr>
          <w:delText>,</w:delText>
        </w:r>
      </w:del>
      <w:r w:rsidR="00FE2FAB">
        <w:rPr>
          <w:rFonts w:eastAsia="宋体" w:hint="eastAsia"/>
          <w:lang w:val="zh-TW" w:eastAsia="zh-TW"/>
        </w:rPr>
        <w:t>该方法采用</w:t>
      </w:r>
      <w:ins w:id="170" w:author="wang" w:date="2017-12-25T10:35:00Z">
        <w:r w:rsidR="00DE0E23">
          <w:rPr>
            <w:rFonts w:eastAsia="宋体" w:hint="eastAsia"/>
            <w:lang w:val="zh-TW"/>
          </w:rPr>
          <w:t>分支跟踪</w:t>
        </w:r>
        <w:r w:rsidR="00DE0E23">
          <w:rPr>
            <w:rFonts w:eastAsia="宋体"/>
            <w:lang w:val="zh-TW"/>
          </w:rPr>
          <w:t>缓冲区（</w:t>
        </w:r>
      </w:ins>
      <w:del w:id="171" w:author="wang" w:date="2017-12-25T10:35:00Z">
        <w:r w:rsidR="00FE2FAB" w:rsidDel="00DE0E23">
          <w:rPr>
            <w:lang w:eastAsia="zh-TW"/>
          </w:rPr>
          <w:delText>BTB</w:delText>
        </w:r>
        <w:r w:rsidR="00FE2FAB" w:rsidDel="00DE0E23">
          <w:rPr>
            <w:rFonts w:eastAsia="宋体" w:hint="eastAsia"/>
            <w:lang w:val="zh-TW" w:eastAsia="zh-TW"/>
          </w:rPr>
          <w:delText>（</w:delText>
        </w:r>
      </w:del>
      <w:r w:rsidR="00FE2FAB">
        <w:rPr>
          <w:lang w:eastAsia="zh-TW"/>
        </w:rPr>
        <w:t>Branch Trace Buffer</w:t>
      </w:r>
      <w:r w:rsidR="00FE2FAB">
        <w:rPr>
          <w:rFonts w:eastAsia="宋体" w:hint="eastAsia"/>
          <w:lang w:val="zh-TW" w:eastAsia="zh-TW"/>
        </w:rPr>
        <w:t>）来捕获程序运行过程中跳转指令的信息。虽然</w:t>
      </w:r>
      <w:ins w:id="172" w:author="wang" w:date="2017-12-25T10:36:00Z">
        <w:r w:rsidR="00DE03DE">
          <w:rPr>
            <w:rFonts w:eastAsia="宋体" w:hint="eastAsia"/>
            <w:lang w:val="zh-TW"/>
          </w:rPr>
          <w:t>分支</w:t>
        </w:r>
        <w:r w:rsidR="00DE03DE">
          <w:rPr>
            <w:rFonts w:eastAsia="宋体"/>
            <w:lang w:val="zh-TW"/>
          </w:rPr>
          <w:t>跟踪缓冲区</w:t>
        </w:r>
      </w:ins>
      <w:del w:id="173" w:author="wang" w:date="2017-12-25T10:36:00Z">
        <w:r w:rsidR="00FE2FAB" w:rsidDel="00DE03DE">
          <w:rPr>
            <w:lang w:eastAsia="zh-TW"/>
          </w:rPr>
          <w:delText>BTB</w:delText>
        </w:r>
      </w:del>
      <w:r w:rsidR="00FE2FAB">
        <w:rPr>
          <w:rFonts w:eastAsia="宋体" w:hint="eastAsia"/>
          <w:lang w:val="zh-TW" w:eastAsia="zh-TW"/>
        </w:rPr>
        <w:t>能够</w:t>
      </w:r>
      <w:ins w:id="174" w:author="wang" w:date="2017-12-25T10:26:00Z">
        <w:r w:rsidR="00767BBD">
          <w:rPr>
            <w:rFonts w:eastAsia="宋体" w:hint="eastAsia"/>
            <w:lang w:val="zh-TW"/>
          </w:rPr>
          <w:t>将</w:t>
        </w:r>
      </w:ins>
      <w:ins w:id="175" w:author="wang" w:date="2017-12-25T10:36:00Z">
        <w:r w:rsidR="00661B70">
          <w:rPr>
            <w:rFonts w:eastAsia="宋体" w:hint="eastAsia"/>
            <w:lang w:val="zh-TW"/>
          </w:rPr>
          <w:t>程序</w:t>
        </w:r>
      </w:ins>
      <w:del w:id="176" w:author="wang" w:date="2017-12-25T10:26:00Z">
        <w:r w:rsidR="00FE2FAB" w:rsidDel="00A94074">
          <w:rPr>
            <w:rFonts w:eastAsia="宋体" w:hint="eastAsia"/>
            <w:lang w:val="zh-TW" w:eastAsia="zh-TW"/>
          </w:rPr>
          <w:delText>程序</w:delText>
        </w:r>
      </w:del>
      <w:r w:rsidR="00FE2FAB">
        <w:rPr>
          <w:rFonts w:eastAsia="宋体" w:hint="eastAsia"/>
          <w:lang w:val="zh-TW" w:eastAsia="zh-TW"/>
        </w:rPr>
        <w:t>整个执行过程中的所有跳转指令的历史信息都记录下来，</w:t>
      </w:r>
      <w:del w:id="177" w:author="wang" w:date="2017-12-25T10:40:00Z">
        <w:r w:rsidR="00FE2FAB" w:rsidDel="00787826">
          <w:rPr>
            <w:rFonts w:eastAsia="宋体" w:hint="eastAsia"/>
            <w:lang w:val="zh-TW" w:eastAsia="zh-TW"/>
          </w:rPr>
          <w:delText>但使用</w:delText>
        </w:r>
      </w:del>
      <w:ins w:id="178" w:author="wang" w:date="2017-12-25T10:40:00Z">
        <w:r w:rsidR="00787826">
          <w:rPr>
            <w:rFonts w:eastAsia="宋体" w:hint="eastAsia"/>
            <w:lang w:val="zh-TW"/>
          </w:rPr>
          <w:t>但</w:t>
        </w:r>
      </w:ins>
      <w:ins w:id="179" w:author="wang" w:date="2017-12-25T10:41:00Z">
        <w:r w:rsidR="00787826">
          <w:rPr>
            <w:rFonts w:eastAsia="宋体" w:hint="eastAsia"/>
            <w:lang w:val="zh-TW"/>
          </w:rPr>
          <w:t>相比</w:t>
        </w:r>
        <w:r w:rsidR="00787826">
          <w:rPr>
            <w:rFonts w:eastAsia="宋体"/>
            <w:lang w:val="zh-TW"/>
          </w:rPr>
          <w:t>使用最近分支记录，</w:t>
        </w:r>
      </w:ins>
      <w:ins w:id="180" w:author="wang" w:date="2017-12-25T10:40:00Z">
        <w:r w:rsidR="00787826">
          <w:rPr>
            <w:rFonts w:eastAsia="宋体" w:hint="eastAsia"/>
            <w:lang w:val="zh-TW" w:eastAsia="zh-TW"/>
          </w:rPr>
          <w:t>使用</w:t>
        </w:r>
        <w:r w:rsidR="00787826">
          <w:rPr>
            <w:rFonts w:eastAsia="宋体" w:hint="eastAsia"/>
            <w:lang w:val="zh-TW"/>
          </w:rPr>
          <w:t>分支</w:t>
        </w:r>
        <w:r w:rsidR="00787826">
          <w:rPr>
            <w:rFonts w:eastAsia="宋体"/>
            <w:lang w:val="zh-TW"/>
          </w:rPr>
          <w:t>跟踪缓冲区</w:t>
        </w:r>
      </w:ins>
      <w:ins w:id="181" w:author="wang" w:date="2017-12-25T10:41:00Z">
        <w:r w:rsidR="00787826">
          <w:rPr>
            <w:rFonts w:eastAsia="宋体" w:hint="eastAsia"/>
            <w:lang w:val="zh-TW"/>
          </w:rPr>
          <w:t>会</w:t>
        </w:r>
        <w:r w:rsidR="00787826">
          <w:rPr>
            <w:rFonts w:eastAsia="宋体"/>
            <w:lang w:val="zh-TW"/>
          </w:rPr>
          <w:t>引入</w:t>
        </w:r>
        <w:r w:rsidR="00787826">
          <w:rPr>
            <w:rFonts w:eastAsia="宋体" w:hint="eastAsia"/>
            <w:lang w:val="zh-TW"/>
          </w:rPr>
          <w:t>更大</w:t>
        </w:r>
        <w:r w:rsidR="00787826">
          <w:rPr>
            <w:rFonts w:eastAsia="宋体"/>
            <w:lang w:val="zh-TW"/>
          </w:rPr>
          <w:t>的性能开销</w:t>
        </w:r>
        <w:r w:rsidR="00787826">
          <w:rPr>
            <w:rFonts w:eastAsia="宋体" w:hint="eastAsia"/>
            <w:lang w:val="zh-TW"/>
          </w:rPr>
          <w:t>。</w:t>
        </w:r>
      </w:ins>
      <w:del w:id="182" w:author="wang" w:date="2017-12-25T10:40:00Z">
        <w:r w:rsidR="00FE2FAB" w:rsidDel="00787826">
          <w:rPr>
            <w:lang w:eastAsia="zh-TW"/>
          </w:rPr>
          <w:delText>BTB</w:delText>
        </w:r>
        <w:r w:rsidR="00FE2FAB" w:rsidDel="00787826">
          <w:rPr>
            <w:rFonts w:eastAsia="宋体" w:hint="eastAsia"/>
            <w:lang w:val="zh-TW" w:eastAsia="zh-TW"/>
          </w:rPr>
          <w:delText>的程序性能明显比</w:delText>
        </w:r>
        <w:r w:rsidR="00FE2FAB" w:rsidDel="00787826">
          <w:rPr>
            <w:lang w:eastAsia="zh-TW"/>
          </w:rPr>
          <w:delText>LBR</w:delText>
        </w:r>
        <w:r w:rsidR="00FE2FAB" w:rsidDel="00787826">
          <w:rPr>
            <w:rFonts w:eastAsia="宋体" w:hint="eastAsia"/>
            <w:lang w:val="zh-TW" w:eastAsia="zh-TW"/>
          </w:rPr>
          <w:delText>性能低</w:delText>
        </w:r>
      </w:del>
      <w:del w:id="183" w:author="wang" w:date="2017-12-25T10:41:00Z">
        <w:r w:rsidR="00FE2FAB" w:rsidDel="00787826">
          <w:rPr>
            <w:rFonts w:eastAsia="宋体" w:hint="eastAsia"/>
            <w:lang w:val="zh-TW" w:eastAsia="zh-TW"/>
          </w:rPr>
          <w:delText>。</w:delText>
        </w:r>
      </w:del>
      <w:ins w:id="184" w:author="wang" w:date="2017-12-25T10:41:00Z">
        <w:r w:rsidR="00B43A4F">
          <w:rPr>
            <w:rFonts w:eastAsia="宋体" w:hint="eastAsia"/>
            <w:lang w:val="zh-TW"/>
          </w:rPr>
          <w:t>此外</w:t>
        </w:r>
        <w:r w:rsidR="00B43A4F">
          <w:rPr>
            <w:rFonts w:eastAsia="宋体"/>
            <w:lang w:val="zh-TW"/>
          </w:rPr>
          <w:t>，</w:t>
        </w:r>
      </w:ins>
      <w:ins w:id="185" w:author="wang" w:date="2017-12-25T10:42:00Z">
        <w:r w:rsidR="00B43A4F">
          <w:rPr>
            <w:rFonts w:eastAsia="宋体" w:hint="eastAsia"/>
            <w:lang w:val="zh-TW"/>
          </w:rPr>
          <w:t>以上</w:t>
        </w:r>
        <w:r w:rsidR="00B43A4F">
          <w:rPr>
            <w:rFonts w:eastAsia="宋体"/>
            <w:lang w:val="zh-TW"/>
          </w:rPr>
          <w:t>三种方法</w:t>
        </w:r>
        <w:r w:rsidR="00B43A4F">
          <w:rPr>
            <w:rFonts w:eastAsia="宋体" w:hint="eastAsia"/>
            <w:lang w:val="zh-TW"/>
          </w:rPr>
          <w:t>均是</w:t>
        </w:r>
      </w:ins>
      <w:ins w:id="186" w:author="wang" w:date="2017-12-25T10:48:00Z">
        <w:r w:rsidR="00B9481F">
          <w:rPr>
            <w:rFonts w:eastAsia="宋体" w:hint="eastAsia"/>
            <w:lang w:val="zh-TW"/>
          </w:rPr>
          <w:t>针</w:t>
        </w:r>
      </w:ins>
      <w:ins w:id="187" w:author="wang" w:date="2017-12-25T10:42:00Z">
        <w:r w:rsidR="00B43A4F">
          <w:rPr>
            <w:rFonts w:eastAsia="宋体"/>
            <w:lang w:val="zh-TW"/>
          </w:rPr>
          <w:t>对</w:t>
        </w:r>
      </w:ins>
      <w:ins w:id="188" w:author="wang" w:date="2017-12-25T10:48:00Z">
        <w:r w:rsidR="00B9481F">
          <w:rPr>
            <w:rFonts w:eastAsia="宋体" w:hint="eastAsia"/>
            <w:lang w:val="zh-TW"/>
          </w:rPr>
          <w:t>长</w:t>
        </w:r>
        <w:r w:rsidR="00B9481F">
          <w:rPr>
            <w:rFonts w:eastAsia="宋体"/>
            <w:lang w:val="zh-TW"/>
          </w:rPr>
          <w:t>配件链</w:t>
        </w:r>
        <w:r w:rsidR="00B9481F">
          <w:rPr>
            <w:rFonts w:eastAsia="宋体" w:hint="eastAsia"/>
            <w:lang w:val="zh-TW"/>
          </w:rPr>
          <w:t>的</w:t>
        </w:r>
        <w:r w:rsidR="00B9481F">
          <w:rPr>
            <w:rFonts w:eastAsia="宋体"/>
            <w:lang w:val="zh-TW"/>
          </w:rPr>
          <w:t>攻击进行检测</w:t>
        </w:r>
        <w:r w:rsidR="00B9481F">
          <w:rPr>
            <w:rFonts w:eastAsia="宋体" w:hint="eastAsia"/>
            <w:lang w:val="zh-TW"/>
          </w:rPr>
          <w:t>，</w:t>
        </w:r>
      </w:ins>
      <w:ins w:id="189" w:author="wang" w:date="2017-12-25T10:49:00Z">
        <w:r w:rsidR="00B9481F">
          <w:rPr>
            <w:rFonts w:eastAsia="宋体" w:hint="eastAsia"/>
            <w:lang w:val="zh-TW"/>
          </w:rPr>
          <w:t>对于</w:t>
        </w:r>
        <w:r w:rsidR="00B9481F">
          <w:rPr>
            <w:rFonts w:eastAsia="宋体"/>
            <w:lang w:val="zh-TW"/>
          </w:rPr>
          <w:t>短配件链的攻击情况</w:t>
        </w:r>
        <w:r w:rsidR="00B9481F">
          <w:rPr>
            <w:rFonts w:eastAsia="宋体" w:hint="eastAsia"/>
            <w:lang w:val="zh-TW"/>
          </w:rPr>
          <w:t>检测</w:t>
        </w:r>
        <w:r w:rsidR="00B9481F">
          <w:rPr>
            <w:rFonts w:eastAsia="宋体"/>
            <w:lang w:val="zh-TW"/>
          </w:rPr>
          <w:t>效果不佳。</w:t>
        </w:r>
      </w:ins>
    </w:p>
    <w:p w14:paraId="29BDA90A" w14:textId="3A26D964" w:rsidR="008D0CAC" w:rsidRDefault="00FE2FAB">
      <w:pPr>
        <w:pStyle w:val="A6"/>
        <w:ind w:firstLine="372"/>
        <w:rPr>
          <w:ins w:id="190" w:author="wang" w:date="2017-12-25T11:11:00Z"/>
          <w:rFonts w:eastAsia="PMingLiU"/>
          <w:lang w:val="zh-TW" w:eastAsia="zh-TW"/>
        </w:rPr>
      </w:pPr>
      <w:r>
        <w:rPr>
          <w:rFonts w:eastAsia="宋体" w:hint="eastAsia"/>
          <w:lang w:val="zh-TW" w:eastAsia="zh-TW"/>
        </w:rPr>
        <w:t>因此，</w:t>
      </w:r>
      <w:commentRangeStart w:id="191"/>
      <w:r>
        <w:rPr>
          <w:rFonts w:eastAsia="宋体" w:hint="eastAsia"/>
          <w:lang w:val="zh-TW" w:eastAsia="zh-TW"/>
        </w:rPr>
        <w:t>针对已有</w:t>
      </w:r>
      <w:r>
        <w:t>CFI</w:t>
      </w:r>
      <w:r>
        <w:rPr>
          <w:rFonts w:eastAsia="宋体" w:hint="eastAsia"/>
          <w:lang w:val="zh-TW" w:eastAsia="zh-TW"/>
        </w:rPr>
        <w:t>技术面临的</w:t>
      </w:r>
      <w:ins w:id="192" w:author="wang" w:date="2017-12-25T11:06:00Z">
        <w:r w:rsidR="00E52D8A">
          <w:rPr>
            <w:rFonts w:eastAsia="宋体" w:hint="eastAsia"/>
            <w:lang w:val="zh-TW"/>
          </w:rPr>
          <w:t>影响</w:t>
        </w:r>
        <w:r w:rsidR="00E52D8A">
          <w:rPr>
            <w:rFonts w:eastAsia="宋体"/>
            <w:lang w:val="zh-TW"/>
          </w:rPr>
          <w:t>防御</w:t>
        </w:r>
      </w:ins>
      <w:ins w:id="193" w:author="wang" w:date="2017-12-25T11:07:00Z">
        <w:r w:rsidR="00E52D8A">
          <w:rPr>
            <w:rFonts w:eastAsia="宋体"/>
            <w:lang w:val="zh-TW"/>
          </w:rPr>
          <w:t>效果和性能的几个问题：</w:t>
        </w:r>
        <w:r w:rsidR="00E52D8A">
          <w:rPr>
            <w:rFonts w:eastAsia="宋体" w:hint="eastAsia"/>
            <w:lang w:val="zh-TW"/>
          </w:rPr>
          <w:t>1</w:t>
        </w:r>
        <w:r w:rsidR="00E52D8A">
          <w:rPr>
            <w:rFonts w:eastAsia="宋体" w:hint="eastAsia"/>
            <w:lang w:val="zh-TW"/>
          </w:rPr>
          <w:t>）</w:t>
        </w:r>
      </w:ins>
      <w:ins w:id="194" w:author="wang" w:date="2017-12-25T10:38:00Z">
        <w:r w:rsidR="00DE5D8E">
          <w:rPr>
            <w:rFonts w:eastAsia="KaiTi" w:hint="eastAsia"/>
            <w:lang w:val="zh-TW" w:eastAsia="zh-TW"/>
          </w:rPr>
          <w:t>需要修改源码或者通过反汇编重写二进制代码</w:t>
        </w:r>
        <w:r w:rsidR="00DE5D8E">
          <w:rPr>
            <w:rFonts w:eastAsiaTheme="minorEastAsia" w:hint="eastAsia"/>
            <w:lang w:val="zh-TW"/>
          </w:rPr>
          <w:t>[</w:t>
        </w:r>
        <w:r w:rsidR="00DE5D8E">
          <w:rPr>
            <w:rFonts w:eastAsia="PMingLiU"/>
            <w:lang w:val="zh-TW" w:eastAsia="zh-TW"/>
          </w:rPr>
          <w:t>7,8,9</w:t>
        </w:r>
        <w:r w:rsidR="00DE5D8E">
          <w:rPr>
            <w:rFonts w:eastAsiaTheme="minorEastAsia" w:hint="eastAsia"/>
            <w:lang w:val="zh-TW"/>
          </w:rPr>
          <w:t>]</w:t>
        </w:r>
      </w:ins>
      <w:ins w:id="195" w:author="wang" w:date="2017-12-25T11:07:00Z">
        <w:r w:rsidR="00E52D8A">
          <w:rPr>
            <w:rFonts w:eastAsiaTheme="minorEastAsia" w:hint="eastAsia"/>
            <w:lang w:val="zh-TW"/>
          </w:rPr>
          <w:t>；</w:t>
        </w:r>
      </w:ins>
      <w:del w:id="196" w:author="wang" w:date="2017-12-25T11:06:00Z">
        <w:r w:rsidDel="00E52D8A">
          <w:rPr>
            <w:rFonts w:eastAsia="宋体" w:hint="eastAsia"/>
            <w:lang w:val="zh-TW" w:eastAsia="zh-TW"/>
          </w:rPr>
          <w:delText>性能开销大</w:delText>
        </w:r>
      </w:del>
      <w:ins w:id="197" w:author="wang" w:date="2017-12-25T11:07:00Z">
        <w:r w:rsidR="00E52D8A">
          <w:rPr>
            <w:rFonts w:eastAsia="宋体" w:hint="eastAsia"/>
            <w:lang w:val="zh-TW"/>
          </w:rPr>
          <w:t>2</w:t>
        </w:r>
        <w:r w:rsidR="00E52D8A">
          <w:rPr>
            <w:rFonts w:eastAsia="宋体" w:hint="eastAsia"/>
            <w:lang w:val="zh-TW"/>
          </w:rPr>
          <w:t>）</w:t>
        </w:r>
      </w:ins>
      <w:ins w:id="198" w:author="lww" w:date="2017-12-26T23:42:00Z">
        <w:r w:rsidR="00532871">
          <w:rPr>
            <w:rFonts w:eastAsiaTheme="minorEastAsia"/>
            <w:highlight w:val="yellow"/>
            <w:lang w:val="zh-TW"/>
          </w:rPr>
          <w:t>需要针对所有间接分支进行</w:t>
        </w:r>
        <w:r w:rsidR="00532871" w:rsidRPr="002A167D">
          <w:rPr>
            <w:rFonts w:eastAsiaTheme="minorEastAsia"/>
            <w:highlight w:val="yellow"/>
            <w:lang w:val="zh-TW"/>
          </w:rPr>
          <w:t>检查</w:t>
        </w:r>
        <w:r w:rsidR="00532871">
          <w:rPr>
            <w:rFonts w:eastAsiaTheme="minorEastAsia"/>
            <w:highlight w:val="yellow"/>
            <w:lang w:val="zh-TW"/>
          </w:rPr>
          <w:t>，检查</w:t>
        </w:r>
        <w:r w:rsidR="00532871" w:rsidRPr="002A167D">
          <w:rPr>
            <w:rFonts w:eastAsiaTheme="minorEastAsia"/>
            <w:highlight w:val="yellow"/>
            <w:lang w:val="zh-TW"/>
          </w:rPr>
          <w:t>点过多</w:t>
        </w:r>
      </w:ins>
      <w:ins w:id="199" w:author="wang" w:date="2017-12-25T11:06:00Z">
        <w:del w:id="200" w:author="lww" w:date="2017-12-26T23:42:00Z">
          <w:r w:rsidR="00E52D8A" w:rsidDel="00532871">
            <w:rPr>
              <w:rFonts w:eastAsia="宋体" w:hint="eastAsia"/>
              <w:lang w:val="zh-TW"/>
            </w:rPr>
            <w:delText>检查点过多</w:delText>
          </w:r>
        </w:del>
      </w:ins>
      <w:ins w:id="201" w:author="wang" w:date="2017-12-25T10:37:00Z">
        <w:r w:rsidR="00DE5D8E">
          <w:rPr>
            <w:rFonts w:eastAsia="宋体" w:hint="eastAsia"/>
            <w:lang w:val="zh-TW"/>
          </w:rPr>
          <w:t>[</w:t>
        </w:r>
      </w:ins>
      <w:ins w:id="202" w:author="wang" w:date="2017-12-25T10:39:00Z">
        <w:r w:rsidR="00DE5D8E">
          <w:rPr>
            <w:rFonts w:eastAsia="PMingLiU"/>
            <w:lang w:val="zh-TW" w:eastAsia="zh-TW"/>
          </w:rPr>
          <w:t>5,6,11</w:t>
        </w:r>
      </w:ins>
      <w:ins w:id="203" w:author="wang" w:date="2017-12-25T10:37:00Z">
        <w:r w:rsidR="00DE5D8E">
          <w:rPr>
            <w:rFonts w:eastAsia="宋体" w:hint="eastAsia"/>
            <w:lang w:val="zh-TW"/>
          </w:rPr>
          <w:t>]</w:t>
        </w:r>
      </w:ins>
      <w:ins w:id="204" w:author="wang" w:date="2017-12-25T11:07:00Z">
        <w:r w:rsidR="00E52D8A">
          <w:rPr>
            <w:rFonts w:eastAsiaTheme="minorEastAsia" w:hint="eastAsia"/>
            <w:lang w:val="zh-TW"/>
          </w:rPr>
          <w:t>；</w:t>
        </w:r>
      </w:ins>
      <w:del w:id="205" w:author="wang" w:date="2017-12-25T11:07:00Z">
        <w:r w:rsidDel="00E52D8A">
          <w:rPr>
            <w:rFonts w:eastAsia="宋体" w:hint="eastAsia"/>
            <w:lang w:val="zh-TW" w:eastAsia="zh-TW"/>
          </w:rPr>
          <w:delText>、</w:delText>
        </w:r>
      </w:del>
      <w:del w:id="206" w:author="wang" w:date="2017-12-25T10:39:00Z">
        <w:r w:rsidDel="00DE5D8E">
          <w:rPr>
            <w:rFonts w:eastAsia="宋体" w:hint="eastAsia"/>
            <w:lang w:val="zh-TW" w:eastAsia="zh-TW"/>
          </w:rPr>
          <w:delText>需要代码信息、</w:delText>
        </w:r>
      </w:del>
      <w:ins w:id="207" w:author="wang" w:date="2017-12-25T11:07:00Z">
        <w:r w:rsidR="00E52D8A">
          <w:rPr>
            <w:rFonts w:eastAsia="宋体" w:hint="eastAsia"/>
            <w:lang w:val="zh-TW"/>
          </w:rPr>
          <w:t>3</w:t>
        </w:r>
        <w:r w:rsidR="00E52D8A">
          <w:rPr>
            <w:rFonts w:eastAsia="宋体" w:hint="eastAsia"/>
            <w:lang w:val="zh-TW"/>
          </w:rPr>
          <w:t>）</w:t>
        </w:r>
      </w:ins>
      <w:ins w:id="208" w:author="lww" w:date="2017-12-26T23:43:00Z">
        <w:r w:rsidR="00532871">
          <w:rPr>
            <w:rFonts w:eastAsia="宋体"/>
            <w:lang w:val="zh-TW"/>
          </w:rPr>
          <w:t>依赖有限资源的</w:t>
        </w:r>
        <w:r w:rsidR="00532871">
          <w:rPr>
            <w:rFonts w:eastAsia="宋体"/>
            <w:lang w:val="zh-TW" w:eastAsia="zh-TW"/>
          </w:rPr>
          <w:t>历史</w:t>
        </w:r>
        <w:r w:rsidR="00532871">
          <w:rPr>
            <w:rFonts w:eastAsia="宋体"/>
            <w:lang w:val="zh-TW"/>
          </w:rPr>
          <w:t>纪录，容易遭受历史</w:t>
        </w:r>
        <w:r w:rsidR="00532871">
          <w:rPr>
            <w:rFonts w:eastAsia="宋体"/>
            <w:lang w:val="zh-TW" w:eastAsia="zh-TW"/>
          </w:rPr>
          <w:t>覆盖</w:t>
        </w:r>
        <w:r w:rsidR="00532871">
          <w:rPr>
            <w:rFonts w:asciiTheme="minorEastAsia" w:eastAsiaTheme="minorEastAsia" w:hAnsiTheme="minorEastAsia"/>
            <w:lang w:val="zh-TW"/>
          </w:rPr>
          <w:t>攻击</w:t>
        </w:r>
      </w:ins>
      <w:del w:id="209" w:author="lww" w:date="2017-12-26T23:43:00Z">
        <w:r w:rsidDel="00532871">
          <w:rPr>
            <w:rFonts w:eastAsia="宋体" w:hint="eastAsia"/>
            <w:lang w:val="zh-TW" w:eastAsia="zh-TW"/>
          </w:rPr>
          <w:delText>历史覆盖不足</w:delText>
        </w:r>
      </w:del>
      <w:ins w:id="210" w:author="wang" w:date="2017-12-25T10:39:00Z">
        <w:r w:rsidR="00DE5D8E">
          <w:rPr>
            <w:rFonts w:eastAsia="宋体" w:hint="eastAsia"/>
            <w:lang w:val="zh-TW"/>
          </w:rPr>
          <w:t>[</w:t>
        </w:r>
        <w:r w:rsidR="00DE5D8E">
          <w:rPr>
            <w:rFonts w:eastAsia="PMingLiU"/>
            <w:lang w:val="zh-TW" w:eastAsia="zh-TW"/>
          </w:rPr>
          <w:t>2,10</w:t>
        </w:r>
        <w:r w:rsidR="00DE5D8E">
          <w:rPr>
            <w:rFonts w:eastAsia="宋体" w:hint="eastAsia"/>
            <w:lang w:val="zh-TW"/>
          </w:rPr>
          <w:t>]</w:t>
        </w:r>
      </w:ins>
      <w:ins w:id="211" w:author="wang" w:date="2017-12-25T11:07:00Z">
        <w:r w:rsidR="00E52D8A">
          <w:rPr>
            <w:rFonts w:eastAsia="宋体" w:hint="eastAsia"/>
            <w:lang w:val="zh-TW"/>
          </w:rPr>
          <w:t>；</w:t>
        </w:r>
        <w:r w:rsidR="00E52D8A">
          <w:rPr>
            <w:rFonts w:eastAsia="宋体" w:hint="eastAsia"/>
            <w:lang w:val="zh-TW"/>
          </w:rPr>
          <w:t>4</w:t>
        </w:r>
        <w:r w:rsidR="00E52D8A">
          <w:rPr>
            <w:rFonts w:eastAsia="宋体" w:hint="eastAsia"/>
            <w:lang w:val="zh-TW"/>
          </w:rPr>
          <w:t>）</w:t>
        </w:r>
      </w:ins>
      <w:ins w:id="212" w:author="wang" w:date="2017-12-25T11:21:00Z">
        <w:r w:rsidR="00B223F0">
          <w:rPr>
            <w:rFonts w:eastAsiaTheme="minorEastAsia" w:hint="eastAsia"/>
            <w:lang w:val="zh-TW"/>
          </w:rPr>
          <w:t>对短配件链攻击</w:t>
        </w:r>
        <w:r w:rsidR="00B223F0">
          <w:rPr>
            <w:rFonts w:eastAsiaTheme="minorEastAsia"/>
            <w:lang w:val="zh-TW"/>
          </w:rPr>
          <w:t>不能进行有效检测</w:t>
        </w:r>
      </w:ins>
      <w:ins w:id="213" w:author="wang" w:date="2017-12-25T10:50:00Z">
        <w:r w:rsidR="00E964BB">
          <w:rPr>
            <w:rFonts w:eastAsiaTheme="minorEastAsia" w:hint="eastAsia"/>
            <w:lang w:val="zh-TW"/>
          </w:rPr>
          <w:t>[</w:t>
        </w:r>
        <w:r w:rsidR="00E964BB">
          <w:rPr>
            <w:rFonts w:eastAsia="PMingLiU"/>
            <w:lang w:val="zh-TW" w:eastAsia="zh-TW"/>
          </w:rPr>
          <w:t>2,10,11</w:t>
        </w:r>
        <w:r w:rsidR="00E964BB">
          <w:rPr>
            <w:rFonts w:eastAsiaTheme="minorEastAsia" w:hint="eastAsia"/>
            <w:lang w:val="zh-TW"/>
          </w:rPr>
          <w:t>]</w:t>
        </w:r>
      </w:ins>
      <w:del w:id="214" w:author="wang" w:date="2017-12-25T11:07:00Z">
        <w:r w:rsidDel="00E52D8A">
          <w:rPr>
            <w:rFonts w:eastAsia="宋体" w:hint="eastAsia"/>
            <w:lang w:val="zh-TW" w:eastAsia="zh-TW"/>
          </w:rPr>
          <w:delText>等问题</w:delText>
        </w:r>
        <w:commentRangeEnd w:id="191"/>
        <w:r w:rsidDel="00E52D8A">
          <w:commentReference w:id="191"/>
        </w:r>
      </w:del>
      <w:r>
        <w:rPr>
          <w:rFonts w:eastAsia="宋体" w:hint="eastAsia"/>
          <w:lang w:val="zh-TW" w:eastAsia="zh-TW"/>
        </w:rPr>
        <w:t>，本文提出了一种基于硬件</w:t>
      </w:r>
      <w:ins w:id="215" w:author="wang" w:date="2017-12-25T13:55:00Z">
        <w:r w:rsidR="005A4B31">
          <w:rPr>
            <w:rFonts w:eastAsiaTheme="minorEastAsia" w:hint="eastAsia"/>
            <w:lang w:val="zh-TW"/>
          </w:rPr>
          <w:t>分支处理</w:t>
        </w:r>
      </w:ins>
      <w:del w:id="216" w:author="wang" w:date="2017-12-25T13:55:00Z">
        <w:r w:rsidDel="005A4B31">
          <w:rPr>
            <w:rFonts w:eastAsia="宋体" w:hint="eastAsia"/>
            <w:lang w:val="zh-TW" w:eastAsia="zh-TW"/>
          </w:rPr>
          <w:delText>辅助</w:delText>
        </w:r>
      </w:del>
      <w:r>
        <w:rPr>
          <w:rFonts w:eastAsia="宋体" w:hint="eastAsia"/>
          <w:lang w:val="zh-TW" w:eastAsia="zh-TW"/>
        </w:rPr>
        <w:t>的</w:t>
      </w:r>
      <w:ins w:id="217" w:author="wang" w:date="2017-12-25T11:08:00Z">
        <w:r w:rsidR="00E52D8A">
          <w:rPr>
            <w:rFonts w:eastAsia="宋体" w:hint="eastAsia"/>
            <w:lang w:val="zh-TW"/>
          </w:rPr>
          <w:t>控制流劫持</w:t>
        </w:r>
        <w:r w:rsidR="00E52D8A">
          <w:rPr>
            <w:rFonts w:eastAsia="宋体"/>
            <w:lang w:val="zh-TW"/>
          </w:rPr>
          <w:t>攻击防御</w:t>
        </w:r>
        <w:r w:rsidR="00E52D8A">
          <w:rPr>
            <w:rFonts w:eastAsia="宋体" w:hint="eastAsia"/>
            <w:lang w:val="zh-TW"/>
          </w:rPr>
          <w:t>方法</w:t>
        </w:r>
      </w:ins>
      <w:ins w:id="218" w:author="wang" w:date="2017-12-25T11:15:00Z">
        <w:r w:rsidR="006759EF">
          <w:rPr>
            <w:rFonts w:eastAsia="宋体" w:hint="eastAsia"/>
            <w:lang w:val="zh-TW"/>
          </w:rPr>
          <w:t>，</w:t>
        </w:r>
        <w:r w:rsidR="006759EF">
          <w:rPr>
            <w:rFonts w:eastAsia="宋体"/>
            <w:lang w:val="zh-TW"/>
          </w:rPr>
          <w:t>图</w:t>
        </w:r>
        <w:r w:rsidR="006759EF">
          <w:rPr>
            <w:rFonts w:eastAsia="宋体" w:hint="eastAsia"/>
            <w:lang w:val="zh-TW"/>
          </w:rPr>
          <w:t>1</w:t>
        </w:r>
        <w:r w:rsidR="006759EF">
          <w:rPr>
            <w:rFonts w:eastAsia="宋体" w:hint="eastAsia"/>
            <w:lang w:val="zh-TW"/>
          </w:rPr>
          <w:t>是</w:t>
        </w:r>
        <w:r w:rsidR="006759EF">
          <w:rPr>
            <w:rFonts w:eastAsia="PMingLiU"/>
            <w:lang w:val="zh-TW" w:eastAsia="zh-TW"/>
          </w:rPr>
          <w:t>该方法的基本</w:t>
        </w:r>
      </w:ins>
      <w:ins w:id="219" w:author="wang" w:date="2017-12-25T11:52:00Z">
        <w:r w:rsidR="00C06175">
          <w:rPr>
            <w:rFonts w:eastAsiaTheme="minorEastAsia" w:hint="eastAsia"/>
            <w:lang w:val="zh-TW"/>
          </w:rPr>
          <w:t>框架</w:t>
        </w:r>
      </w:ins>
      <w:ins w:id="220" w:author="wang" w:date="2017-12-25T11:08:00Z">
        <w:r w:rsidR="00E52D8A">
          <w:rPr>
            <w:rFonts w:eastAsia="宋体"/>
            <w:lang w:val="zh-TW"/>
          </w:rPr>
          <w:t>。</w:t>
        </w:r>
      </w:ins>
      <w:del w:id="221" w:author="wang" w:date="2017-12-25T11:08:00Z">
        <w:r w:rsidDel="00E52D8A">
          <w:delText>CFI</w:delText>
        </w:r>
        <w:r w:rsidDel="00E52D8A">
          <w:rPr>
            <w:rFonts w:eastAsia="宋体" w:hint="eastAsia"/>
            <w:lang w:val="zh-TW" w:eastAsia="zh-TW"/>
          </w:rPr>
          <w:delText>检测方法</w:delText>
        </w:r>
      </w:del>
    </w:p>
    <w:p w14:paraId="62EC582E" w14:textId="394481C4" w:rsidR="008D0CAC" w:rsidRDefault="00A9106E" w:rsidP="00764B95">
      <w:pPr>
        <w:pStyle w:val="A6"/>
        <w:ind w:firstLine="372"/>
        <w:jc w:val="center"/>
        <w:rPr>
          <w:ins w:id="222" w:author="wang" w:date="2017-12-25T11:12:00Z"/>
          <w:rFonts w:eastAsia="PMingLiU"/>
          <w:lang w:val="zh-TW" w:eastAsia="zh-TW"/>
        </w:rPr>
      </w:pPr>
      <w:ins w:id="223" w:author="lww" w:date="2017-12-26T23:45:00Z">
        <w:r>
          <w:object w:dxaOrig="6887" w:dyaOrig="5569" w14:anchorId="6771A7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05pt;height:244.7pt" o:ole="">
              <v:imagedata r:id="rId10" o:title=""/>
            </v:shape>
            <o:OLEObject Type="Embed" ProgID="Visio.Drawing.11" ShapeID="_x0000_i1025" DrawAspect="Content" ObjectID="_1575876813" r:id="rId11"/>
          </w:object>
        </w:r>
      </w:ins>
      <w:ins w:id="224" w:author="lww" w:date="2017-12-26T23:45:00Z">
        <w:r w:rsidR="00532871" w:rsidDel="00532871">
          <w:rPr>
            <w:rFonts w:ascii="宋体" w:eastAsia="宋体" w:hAnsi="宋体" w:cs="宋体"/>
            <w:noProof/>
            <w:lang w:eastAsia="zh-TW"/>
          </w:rPr>
          <w:t xml:space="preserve"> </w:t>
        </w:r>
      </w:ins>
      <w:ins w:id="225" w:author="wang" w:date="2017-12-25T11:11:00Z">
        <w:del w:id="226" w:author="lww" w:date="2017-12-26T23:43:00Z">
          <w:r w:rsidR="008D0CAC" w:rsidDel="00532871">
            <w:rPr>
              <w:rFonts w:ascii="宋体" w:eastAsia="宋体" w:hAnsi="宋体" w:cs="宋体"/>
              <w:noProof/>
            </w:rPr>
            <w:drawing>
              <wp:inline distT="0" distB="0" distL="0" distR="0" wp14:anchorId="36BDD811" wp14:editId="2B2C7596">
                <wp:extent cx="2876550" cy="2000250"/>
                <wp:effectExtent l="0" t="0" r="0" b="0"/>
                <wp:docPr id="3" name="officeArt object"/>
                <wp:cNvGraphicFramePr/>
                <a:graphic xmlns:a="http://schemas.openxmlformats.org/drawingml/2006/main">
                  <a:graphicData uri="http://schemas.openxmlformats.org/drawingml/2006/picture">
                    <pic:pic xmlns:pic="http://schemas.openxmlformats.org/drawingml/2006/picture">
                      <pic:nvPicPr>
                        <pic:cNvPr id="1073741825" name="image.pdf"/>
                        <pic:cNvPicPr/>
                      </pic:nvPicPr>
                      <pic:blipFill>
                        <a:blip r:embed="rId12">
                          <a:extLst/>
                        </a:blip>
                        <a:stretch>
                          <a:fillRect/>
                        </a:stretch>
                      </pic:blipFill>
                      <pic:spPr>
                        <a:xfrm>
                          <a:off x="0" y="0"/>
                          <a:ext cx="2874939" cy="1999130"/>
                        </a:xfrm>
                        <a:prstGeom prst="rect">
                          <a:avLst/>
                        </a:prstGeom>
                        <a:ln w="12700" cap="flat">
                          <a:noFill/>
                          <a:miter lim="400000"/>
                        </a:ln>
                        <a:effectLst/>
                      </pic:spPr>
                    </pic:pic>
                  </a:graphicData>
                </a:graphic>
              </wp:inline>
            </w:drawing>
          </w:r>
        </w:del>
      </w:ins>
    </w:p>
    <w:p w14:paraId="72BC1DF4" w14:textId="069DEF28" w:rsidR="008D0CAC" w:rsidRPr="00764B95" w:rsidRDefault="008D0CAC" w:rsidP="00764B95">
      <w:pPr>
        <w:pStyle w:val="A6"/>
        <w:ind w:firstLine="372"/>
        <w:jc w:val="center"/>
        <w:rPr>
          <w:ins w:id="227" w:author="wang" w:date="2017-12-25T11:08:00Z"/>
          <w:rFonts w:eastAsiaTheme="minorEastAsia"/>
          <w:lang w:val="zh-TW" w:eastAsia="zh-TW"/>
        </w:rPr>
      </w:pPr>
      <w:ins w:id="228" w:author="wang" w:date="2017-12-25T11:12:00Z">
        <w:r w:rsidRPr="00764B95">
          <w:rPr>
            <w:rFonts w:eastAsiaTheme="minorEastAsia" w:hint="eastAsia"/>
            <w:highlight w:val="yellow"/>
            <w:lang w:val="zh-TW" w:eastAsia="zh-TW"/>
          </w:rPr>
          <w:t>图</w:t>
        </w:r>
        <w:r w:rsidRPr="00764B95">
          <w:rPr>
            <w:rFonts w:eastAsiaTheme="minorEastAsia" w:hint="eastAsia"/>
            <w:highlight w:val="yellow"/>
            <w:lang w:val="zh-TW" w:eastAsia="zh-TW"/>
          </w:rPr>
          <w:t xml:space="preserve">1. </w:t>
        </w:r>
        <w:r w:rsidRPr="00764B95">
          <w:rPr>
            <w:rFonts w:eastAsiaTheme="minorEastAsia" w:hint="eastAsia"/>
            <w:highlight w:val="yellow"/>
            <w:lang w:val="zh-TW" w:eastAsia="zh-TW"/>
          </w:rPr>
          <w:t>方法的</w:t>
        </w:r>
        <w:r w:rsidRPr="00764B95">
          <w:rPr>
            <w:rFonts w:eastAsiaTheme="minorEastAsia"/>
            <w:highlight w:val="yellow"/>
            <w:lang w:val="zh-TW" w:eastAsia="zh-TW"/>
          </w:rPr>
          <w:t>基本</w:t>
        </w:r>
        <w:r>
          <w:rPr>
            <w:rStyle w:val="af2"/>
            <w:rFonts w:eastAsiaTheme="minorEastAsia"/>
            <w:color w:val="auto"/>
            <w:kern w:val="0"/>
            <w:lang w:eastAsia="en-US"/>
          </w:rPr>
          <w:commentReference w:id="229"/>
        </w:r>
      </w:ins>
      <w:ins w:id="230" w:author="wang" w:date="2017-12-25T11:52:00Z">
        <w:r w:rsidR="00C06175">
          <w:rPr>
            <w:rFonts w:eastAsiaTheme="minorEastAsia" w:hint="eastAsia"/>
            <w:lang w:val="zh-TW" w:eastAsia="zh-TW"/>
          </w:rPr>
          <w:t>框架</w:t>
        </w:r>
      </w:ins>
    </w:p>
    <w:p w14:paraId="289A8862" w14:textId="00A5619E" w:rsidR="0077224F" w:rsidRPr="00C83E00" w:rsidRDefault="00FE2FAB">
      <w:pPr>
        <w:pStyle w:val="A6"/>
        <w:ind w:firstLine="372"/>
        <w:rPr>
          <w:ins w:id="231" w:author="wang" w:date="2017-12-25T11:16:00Z"/>
          <w:rFonts w:eastAsia="PMingLiU"/>
          <w:lang w:val="zh-TW" w:eastAsia="zh-TW"/>
        </w:rPr>
      </w:pPr>
      <w:del w:id="232" w:author="wang" w:date="2017-12-25T11:08:00Z">
        <w:r w:rsidDel="008D0CAC">
          <w:rPr>
            <w:rFonts w:eastAsia="宋体" w:hint="eastAsia"/>
            <w:lang w:val="zh-TW" w:eastAsia="zh-TW"/>
          </w:rPr>
          <w:delText>，</w:delText>
        </w:r>
      </w:del>
      <w:commentRangeStart w:id="233"/>
      <w:r w:rsidRPr="00891A74">
        <w:rPr>
          <w:rFonts w:eastAsia="宋体" w:hint="eastAsia"/>
          <w:lang w:val="zh-TW" w:eastAsia="zh-TW"/>
        </w:rPr>
        <w:t>该方法</w:t>
      </w:r>
      <w:del w:id="234" w:author="wang" w:date="2017-12-25T13:58:00Z">
        <w:r w:rsidRPr="00891A74" w:rsidDel="00587A71">
          <w:rPr>
            <w:rFonts w:eastAsia="宋体" w:hint="eastAsia"/>
            <w:lang w:val="zh-TW" w:eastAsia="zh-TW"/>
          </w:rPr>
          <w:delText>利用</w:delText>
        </w:r>
      </w:del>
      <w:ins w:id="235" w:author="wang" w:date="2017-12-25T11:23:00Z">
        <w:del w:id="236" w:author="lww" w:date="2017-12-26T23:48:00Z">
          <w:r w:rsidR="00702A6A" w:rsidRPr="00891A74" w:rsidDel="00A9106E">
            <w:rPr>
              <w:rFonts w:eastAsia="宋体" w:hint="eastAsia"/>
              <w:lang w:val="zh-TW" w:eastAsia="zh-TW"/>
            </w:rPr>
            <w:delText>基于最近分支</w:delText>
          </w:r>
          <w:r w:rsidR="00702A6A" w:rsidRPr="00891A74" w:rsidDel="00A9106E">
            <w:rPr>
              <w:rFonts w:eastAsia="宋体"/>
              <w:lang w:val="zh-TW" w:eastAsia="zh-TW"/>
            </w:rPr>
            <w:delText>记录</w:delText>
          </w:r>
          <w:r w:rsidR="00702A6A" w:rsidRPr="00891A74" w:rsidDel="00A9106E">
            <w:rPr>
              <w:rFonts w:eastAsia="宋体" w:hint="eastAsia"/>
              <w:highlight w:val="yellow"/>
              <w:lang w:val="zh-TW" w:eastAsia="zh-TW"/>
              <w:rPrChange w:id="237" w:author="wang" w:date="2017-12-25T11:51:00Z">
                <w:rPr>
                  <w:rFonts w:eastAsia="宋体" w:hint="eastAsia"/>
                  <w:lang w:val="zh-TW" w:eastAsia="zh-TW"/>
                </w:rPr>
              </w:rPrChange>
            </w:rPr>
            <w:delText>（</w:delText>
          </w:r>
          <w:r w:rsidR="00702A6A" w:rsidRPr="00891A74" w:rsidDel="00A9106E">
            <w:rPr>
              <w:rFonts w:eastAsia="宋体"/>
              <w:highlight w:val="yellow"/>
              <w:lang w:val="zh-TW" w:eastAsia="zh-TW"/>
              <w:rPrChange w:id="238" w:author="wang" w:date="2017-12-25T11:51:00Z">
                <w:rPr>
                  <w:rFonts w:eastAsia="宋体"/>
                  <w:lang w:val="zh-TW" w:eastAsia="zh-TW"/>
                </w:rPr>
              </w:rPrChange>
            </w:rPr>
            <w:delText>Last</w:delText>
          </w:r>
          <w:r w:rsidR="00702A6A" w:rsidRPr="00891A74" w:rsidDel="00A9106E">
            <w:rPr>
              <w:rFonts w:eastAsia="PMingLiU"/>
              <w:highlight w:val="yellow"/>
              <w:lang w:val="zh-TW" w:eastAsia="zh-TW"/>
              <w:rPrChange w:id="239" w:author="wang" w:date="2017-12-25T11:51:00Z">
                <w:rPr>
                  <w:rFonts w:eastAsia="PMingLiU"/>
                  <w:lang w:val="zh-TW" w:eastAsia="zh-TW"/>
                </w:rPr>
              </w:rPrChange>
            </w:rPr>
            <w:delText xml:space="preserve"> Branch Re</w:delText>
          </w:r>
        </w:del>
        <w:del w:id="240" w:author="lww" w:date="2017-12-26T23:45:00Z">
          <w:r w:rsidR="00702A6A" w:rsidRPr="00891A74" w:rsidDel="00532871">
            <w:rPr>
              <w:rFonts w:eastAsia="PMingLiU"/>
              <w:highlight w:val="yellow"/>
              <w:lang w:val="zh-TW" w:eastAsia="zh-TW"/>
              <w:rPrChange w:id="241" w:author="wang" w:date="2017-12-25T11:51:00Z">
                <w:rPr>
                  <w:rFonts w:eastAsia="PMingLiU"/>
                  <w:lang w:val="zh-TW" w:eastAsia="zh-TW"/>
                </w:rPr>
              </w:rPrChange>
            </w:rPr>
            <w:delText>gister</w:delText>
          </w:r>
        </w:del>
        <w:del w:id="242" w:author="lww" w:date="2017-12-26T23:48:00Z">
          <w:r w:rsidR="00702A6A" w:rsidRPr="00891A74" w:rsidDel="00A9106E">
            <w:rPr>
              <w:rFonts w:eastAsia="宋体" w:hint="eastAsia"/>
              <w:highlight w:val="yellow"/>
              <w:lang w:val="zh-TW" w:eastAsia="zh-TW"/>
              <w:rPrChange w:id="243" w:author="wang" w:date="2017-12-25T11:51:00Z">
                <w:rPr>
                  <w:rFonts w:eastAsia="宋体" w:hint="eastAsia"/>
                  <w:lang w:val="zh-TW" w:eastAsia="zh-TW"/>
                </w:rPr>
              </w:rPrChange>
            </w:rPr>
            <w:delText>）获取精确的分支信息，</w:delText>
          </w:r>
        </w:del>
      </w:ins>
      <w:ins w:id="244" w:author="lww" w:date="2017-12-26T23:47:00Z">
        <w:r w:rsidR="00A9106E">
          <w:rPr>
            <w:rFonts w:eastAsia="宋体" w:hint="eastAsia"/>
            <w:highlight w:val="yellow"/>
            <w:lang w:val="zh-TW" w:eastAsia="zh-TW"/>
          </w:rPr>
          <w:t>以</w:t>
        </w:r>
      </w:ins>
      <w:ins w:id="245" w:author="lww" w:date="2017-12-26T23:49:00Z">
        <w:r w:rsidR="00A9106E">
          <w:rPr>
            <w:rFonts w:eastAsia="宋体" w:hint="eastAsia"/>
            <w:highlight w:val="yellow"/>
            <w:lang w:val="zh-TW" w:eastAsia="zh-TW"/>
          </w:rPr>
          <w:t>硬件</w:t>
        </w:r>
      </w:ins>
      <w:ins w:id="246" w:author="wang" w:date="2017-12-25T11:23:00Z">
        <w:del w:id="247" w:author="lww" w:date="2017-12-26T23:47:00Z">
          <w:r w:rsidR="00702A6A" w:rsidRPr="00891A74" w:rsidDel="00A9106E">
            <w:rPr>
              <w:rFonts w:eastAsia="宋体" w:hint="eastAsia"/>
              <w:highlight w:val="yellow"/>
              <w:lang w:val="zh-TW" w:eastAsia="zh-TW"/>
              <w:rPrChange w:id="248" w:author="wang" w:date="2017-12-25T11:51:00Z">
                <w:rPr>
                  <w:rFonts w:eastAsia="宋体" w:hint="eastAsia"/>
                  <w:lang w:val="zh-TW" w:eastAsia="zh-TW"/>
                </w:rPr>
              </w:rPrChange>
            </w:rPr>
            <w:delText>通过</w:delText>
          </w:r>
        </w:del>
      </w:ins>
      <w:ins w:id="249" w:author="wang" w:date="2017-12-25T11:16:00Z">
        <w:r w:rsidR="0077224F" w:rsidRPr="00891A74">
          <w:rPr>
            <w:rFonts w:eastAsia="宋体" w:hint="eastAsia"/>
            <w:highlight w:val="yellow"/>
            <w:lang w:val="zh-TW" w:eastAsia="zh-TW"/>
            <w:rPrChange w:id="250" w:author="wang" w:date="2017-12-25T11:51:00Z">
              <w:rPr>
                <w:rFonts w:eastAsia="宋体" w:hint="eastAsia"/>
                <w:lang w:val="zh-TW" w:eastAsia="zh-TW"/>
              </w:rPr>
            </w:rPrChange>
          </w:rPr>
          <w:t>性能监控单元（</w:t>
        </w:r>
        <w:r w:rsidR="0077224F" w:rsidRPr="00891A74">
          <w:rPr>
            <w:highlight w:val="yellow"/>
            <w:lang w:eastAsia="zh-TW"/>
            <w:rPrChange w:id="251" w:author="wang" w:date="2017-12-25T11:51:00Z">
              <w:rPr>
                <w:lang w:eastAsia="zh-TW"/>
              </w:rPr>
            </w:rPrChange>
          </w:rPr>
          <w:t>Performance Monitoring Unit</w:t>
        </w:r>
        <w:r w:rsidR="0077224F" w:rsidRPr="00891A74">
          <w:rPr>
            <w:rFonts w:eastAsia="宋体" w:hint="eastAsia"/>
            <w:highlight w:val="yellow"/>
            <w:lang w:val="zh-TW" w:eastAsia="zh-TW"/>
            <w:rPrChange w:id="252" w:author="wang" w:date="2017-12-25T11:51:00Z">
              <w:rPr>
                <w:rFonts w:eastAsia="宋体" w:hint="eastAsia"/>
                <w:lang w:val="zh-TW" w:eastAsia="zh-TW"/>
              </w:rPr>
            </w:rPrChange>
          </w:rPr>
          <w:t>）</w:t>
        </w:r>
      </w:ins>
      <w:ins w:id="253" w:author="lww" w:date="2017-12-26T23:49:00Z">
        <w:r w:rsidR="00A9106E">
          <w:rPr>
            <w:rFonts w:eastAsia="宋体" w:hint="eastAsia"/>
            <w:highlight w:val="yellow"/>
            <w:lang w:val="zh-TW" w:eastAsia="zh-TW"/>
          </w:rPr>
          <w:t>产生</w:t>
        </w:r>
      </w:ins>
      <w:ins w:id="254" w:author="lww" w:date="2017-12-26T23:47:00Z">
        <w:r w:rsidR="00A9106E">
          <w:rPr>
            <w:rFonts w:eastAsia="宋体" w:hint="eastAsia"/>
            <w:highlight w:val="yellow"/>
            <w:lang w:val="zh-TW" w:eastAsia="zh-TW"/>
          </w:rPr>
          <w:t>的间接分支</w:t>
        </w:r>
      </w:ins>
      <w:ins w:id="255" w:author="wang" w:date="2017-12-25T12:01:00Z">
        <w:del w:id="256" w:author="lww" w:date="2017-12-26T23:47:00Z">
          <w:r w:rsidR="001F56AD" w:rsidDel="00A9106E">
            <w:rPr>
              <w:rFonts w:eastAsia="宋体" w:hint="eastAsia"/>
              <w:highlight w:val="yellow"/>
              <w:lang w:val="zh-TW" w:eastAsia="zh-TW"/>
            </w:rPr>
            <w:delText>获取</w:delText>
          </w:r>
        </w:del>
      </w:ins>
      <w:ins w:id="257" w:author="wang" w:date="2017-12-25T11:17:00Z">
        <w:r w:rsidR="0077224F" w:rsidRPr="00891A74">
          <w:rPr>
            <w:rFonts w:eastAsia="宋体" w:hint="eastAsia"/>
            <w:highlight w:val="yellow"/>
            <w:lang w:val="zh-TW" w:eastAsia="zh-TW"/>
            <w:rPrChange w:id="258" w:author="wang" w:date="2017-12-25T11:51:00Z">
              <w:rPr>
                <w:rFonts w:eastAsia="宋体" w:hint="eastAsia"/>
                <w:lang w:val="zh-TW" w:eastAsia="zh-TW"/>
              </w:rPr>
            </w:rPrChange>
          </w:rPr>
          <w:t>预测失败</w:t>
        </w:r>
      </w:ins>
      <w:ins w:id="259" w:author="lww" w:date="2017-12-26T23:47:00Z">
        <w:r w:rsidR="00A9106E">
          <w:rPr>
            <w:rFonts w:eastAsia="宋体" w:hint="eastAsia"/>
            <w:highlight w:val="yellow"/>
            <w:lang w:val="zh-TW" w:eastAsia="zh-TW"/>
          </w:rPr>
          <w:t>事件为</w:t>
        </w:r>
      </w:ins>
      <w:ins w:id="260" w:author="lww" w:date="2017-12-26T23:49:00Z">
        <w:r w:rsidR="00A9106E">
          <w:rPr>
            <w:rFonts w:eastAsia="宋体" w:hint="eastAsia"/>
            <w:highlight w:val="yellow"/>
            <w:lang w:val="zh-TW" w:eastAsia="zh-TW"/>
          </w:rPr>
          <w:t>检测</w:t>
        </w:r>
      </w:ins>
      <w:ins w:id="261" w:author="lww" w:date="2017-12-26T23:47:00Z">
        <w:r w:rsidR="00A9106E">
          <w:rPr>
            <w:rFonts w:eastAsia="宋体" w:hint="eastAsia"/>
            <w:highlight w:val="yellow"/>
            <w:lang w:val="zh-TW" w:eastAsia="zh-TW"/>
          </w:rPr>
          <w:t>触发点</w:t>
        </w:r>
      </w:ins>
      <w:ins w:id="262" w:author="wang" w:date="2017-12-25T11:17:00Z">
        <w:del w:id="263" w:author="lww" w:date="2017-12-26T23:47:00Z">
          <w:r w:rsidR="0077224F" w:rsidRPr="00891A74" w:rsidDel="00A9106E">
            <w:rPr>
              <w:rFonts w:eastAsia="宋体" w:hint="eastAsia"/>
              <w:highlight w:val="yellow"/>
              <w:lang w:val="zh-TW" w:eastAsia="zh-TW"/>
              <w:rPrChange w:id="264" w:author="wang" w:date="2017-12-25T11:51:00Z">
                <w:rPr>
                  <w:rFonts w:eastAsia="宋体" w:hint="eastAsia"/>
                  <w:lang w:val="zh-TW" w:eastAsia="zh-TW"/>
                </w:rPr>
              </w:rPrChange>
            </w:rPr>
            <w:delText>的间接</w:delText>
          </w:r>
          <w:commentRangeStart w:id="265"/>
          <w:r w:rsidR="0077224F" w:rsidRPr="00891A74" w:rsidDel="00A9106E">
            <w:rPr>
              <w:rFonts w:eastAsia="宋体" w:hint="eastAsia"/>
              <w:highlight w:val="yellow"/>
              <w:lang w:val="zh-TW" w:eastAsia="zh-TW"/>
              <w:rPrChange w:id="266" w:author="wang" w:date="2017-12-25T11:51:00Z">
                <w:rPr>
                  <w:rFonts w:eastAsia="宋体" w:hint="eastAsia"/>
                  <w:lang w:val="zh-TW" w:eastAsia="zh-TW"/>
                </w:rPr>
              </w:rPrChange>
            </w:rPr>
            <w:delText>分支</w:delText>
          </w:r>
        </w:del>
        <w:r w:rsidR="0077224F" w:rsidRPr="00891A74">
          <w:rPr>
            <w:rFonts w:eastAsia="宋体" w:hint="eastAsia"/>
            <w:highlight w:val="yellow"/>
            <w:lang w:val="zh-TW" w:eastAsia="zh-TW"/>
            <w:rPrChange w:id="267" w:author="wang" w:date="2017-12-25T11:51:00Z">
              <w:rPr>
                <w:rFonts w:eastAsia="宋体" w:hint="eastAsia"/>
                <w:lang w:val="zh-TW" w:eastAsia="zh-TW"/>
              </w:rPr>
            </w:rPrChange>
          </w:rPr>
          <w:t>，</w:t>
        </w:r>
      </w:ins>
      <w:ins w:id="268" w:author="lww" w:date="2017-12-26T23:48:00Z">
        <w:r w:rsidR="00A9106E" w:rsidRPr="00891A74">
          <w:rPr>
            <w:rFonts w:eastAsia="宋体" w:hint="eastAsia"/>
            <w:lang w:val="zh-TW" w:eastAsia="zh-TW"/>
          </w:rPr>
          <w:t>基于最近分支</w:t>
        </w:r>
        <w:r w:rsidR="00A9106E" w:rsidRPr="00891A74">
          <w:rPr>
            <w:rFonts w:eastAsia="宋体"/>
            <w:lang w:val="zh-TW" w:eastAsia="zh-TW"/>
          </w:rPr>
          <w:t>记录</w:t>
        </w:r>
        <w:r w:rsidR="00A9106E" w:rsidRPr="002A167D">
          <w:rPr>
            <w:rFonts w:eastAsia="宋体" w:hint="eastAsia"/>
            <w:highlight w:val="yellow"/>
            <w:lang w:val="zh-TW" w:eastAsia="zh-TW"/>
          </w:rPr>
          <w:t>（</w:t>
        </w:r>
        <w:r w:rsidR="00A9106E" w:rsidRPr="002A167D">
          <w:rPr>
            <w:rFonts w:eastAsia="宋体"/>
            <w:highlight w:val="yellow"/>
            <w:lang w:val="zh-TW" w:eastAsia="zh-TW"/>
          </w:rPr>
          <w:t>Last</w:t>
        </w:r>
        <w:r w:rsidR="00A9106E" w:rsidRPr="002A167D">
          <w:rPr>
            <w:rFonts w:eastAsia="PMingLiU"/>
            <w:highlight w:val="yellow"/>
            <w:lang w:val="zh-TW" w:eastAsia="zh-TW"/>
          </w:rPr>
          <w:t xml:space="preserve"> Branch Re</w:t>
        </w:r>
        <w:r w:rsidR="00A9106E">
          <w:rPr>
            <w:rFonts w:eastAsiaTheme="minorEastAsia" w:hint="eastAsia"/>
            <w:highlight w:val="yellow"/>
            <w:lang w:val="zh-TW" w:eastAsia="zh-TW"/>
          </w:rPr>
          <w:t>cord</w:t>
        </w:r>
        <w:r w:rsidR="00A9106E" w:rsidRPr="002A167D">
          <w:rPr>
            <w:rFonts w:eastAsia="宋体" w:hint="eastAsia"/>
            <w:highlight w:val="yellow"/>
            <w:lang w:val="zh-TW" w:eastAsia="zh-TW"/>
          </w:rPr>
          <w:t>）获取精确的分支信息</w:t>
        </w:r>
        <w:r w:rsidR="00A9106E">
          <w:rPr>
            <w:rFonts w:eastAsia="宋体" w:hint="eastAsia"/>
            <w:highlight w:val="yellow"/>
            <w:lang w:val="zh-TW" w:eastAsia="zh-TW"/>
          </w:rPr>
          <w:t>，</w:t>
        </w:r>
      </w:ins>
      <w:ins w:id="269" w:author="wang" w:date="2017-12-25T11:26:00Z">
        <w:r w:rsidR="00BF648F" w:rsidRPr="00891A74">
          <w:rPr>
            <w:rFonts w:eastAsia="宋体" w:hint="eastAsia"/>
            <w:highlight w:val="yellow"/>
            <w:lang w:val="zh-TW" w:eastAsia="zh-TW"/>
            <w:rPrChange w:id="270" w:author="wang" w:date="2017-12-25T11:51:00Z">
              <w:rPr>
                <w:rFonts w:eastAsia="宋体" w:hint="eastAsia"/>
                <w:lang w:val="zh-TW" w:eastAsia="zh-TW"/>
              </w:rPr>
            </w:rPrChange>
          </w:rPr>
          <w:t>结合内存</w:t>
        </w:r>
      </w:ins>
      <w:ins w:id="271" w:author="lww" w:date="2017-12-26T23:47:00Z">
        <w:r w:rsidR="00A9106E">
          <w:rPr>
            <w:rFonts w:eastAsia="宋体" w:hint="eastAsia"/>
            <w:highlight w:val="yellow"/>
            <w:lang w:val="zh-TW" w:eastAsia="zh-TW"/>
          </w:rPr>
          <w:t>指令</w:t>
        </w:r>
      </w:ins>
      <w:ins w:id="272" w:author="wang" w:date="2017-12-25T11:26:00Z">
        <w:r w:rsidR="00BF648F" w:rsidRPr="00891A74">
          <w:rPr>
            <w:rFonts w:eastAsia="宋体" w:hint="eastAsia"/>
            <w:highlight w:val="yellow"/>
            <w:lang w:val="zh-TW" w:eastAsia="zh-TW"/>
            <w:rPrChange w:id="273" w:author="wang" w:date="2017-12-25T11:51:00Z">
              <w:rPr>
                <w:rFonts w:eastAsia="宋体" w:hint="eastAsia"/>
                <w:lang w:val="zh-TW" w:eastAsia="zh-TW"/>
              </w:rPr>
            </w:rPrChange>
          </w:rPr>
          <w:t>信息和系统调用</w:t>
        </w:r>
      </w:ins>
      <w:ins w:id="274" w:author="lww" w:date="2017-12-26T23:47:00Z">
        <w:r w:rsidR="00A9106E">
          <w:rPr>
            <w:rFonts w:eastAsia="宋体" w:hint="eastAsia"/>
            <w:highlight w:val="yellow"/>
            <w:lang w:val="zh-TW" w:eastAsia="zh-TW"/>
          </w:rPr>
          <w:t>参数</w:t>
        </w:r>
      </w:ins>
      <w:ins w:id="275" w:author="wang" w:date="2017-12-25T11:43:00Z">
        <w:r w:rsidR="00C83E00" w:rsidRPr="00891A74">
          <w:rPr>
            <w:rFonts w:eastAsia="宋体" w:hint="eastAsia"/>
            <w:highlight w:val="yellow"/>
            <w:lang w:val="zh-TW" w:eastAsia="zh-TW"/>
            <w:rPrChange w:id="276" w:author="wang" w:date="2017-12-25T11:51:00Z">
              <w:rPr>
                <w:rFonts w:eastAsia="宋体" w:hint="eastAsia"/>
                <w:lang w:val="zh-TW" w:eastAsia="zh-TW"/>
              </w:rPr>
            </w:rPrChange>
          </w:rPr>
          <w:t>信息</w:t>
        </w:r>
      </w:ins>
      <w:ins w:id="277" w:author="lww" w:date="2017-12-26T23:53:00Z">
        <w:r w:rsidR="00A9106E">
          <w:rPr>
            <w:rFonts w:eastAsia="宋体" w:hint="eastAsia"/>
            <w:highlight w:val="yellow"/>
            <w:lang w:val="zh-TW" w:eastAsia="zh-TW"/>
          </w:rPr>
          <w:t>一起</w:t>
        </w:r>
      </w:ins>
      <w:ins w:id="278" w:author="wang" w:date="2017-12-25T11:49:00Z">
        <w:del w:id="279" w:author="lww" w:date="2017-12-26T23:53:00Z">
          <w:r w:rsidR="007F23EF" w:rsidRPr="00891A74" w:rsidDel="00A9106E">
            <w:rPr>
              <w:rFonts w:eastAsia="宋体" w:hint="eastAsia"/>
              <w:highlight w:val="yellow"/>
              <w:lang w:val="zh-TW" w:eastAsia="zh-TW"/>
              <w:rPrChange w:id="280" w:author="wang" w:date="2017-12-25T11:51:00Z">
                <w:rPr>
                  <w:rFonts w:eastAsia="宋体" w:hint="eastAsia"/>
                  <w:lang w:val="zh-TW" w:eastAsia="zh-TW"/>
                </w:rPr>
              </w:rPrChange>
            </w:rPr>
            <w:delText>，</w:delText>
          </w:r>
        </w:del>
      </w:ins>
      <w:ins w:id="281" w:author="lww" w:date="2017-12-26T23:50:00Z">
        <w:r w:rsidR="00A9106E">
          <w:rPr>
            <w:rFonts w:eastAsia="宋体" w:hint="eastAsia"/>
            <w:highlight w:val="yellow"/>
            <w:lang w:val="zh-TW" w:eastAsia="zh-TW"/>
          </w:rPr>
          <w:t>根据相应的检测规则</w:t>
        </w:r>
      </w:ins>
      <w:ins w:id="282" w:author="lww" w:date="2017-12-26T23:48:00Z">
        <w:r w:rsidR="00A9106E">
          <w:rPr>
            <w:rFonts w:eastAsia="宋体" w:hint="eastAsia"/>
            <w:highlight w:val="yellow"/>
            <w:lang w:val="zh-TW" w:eastAsia="zh-TW"/>
          </w:rPr>
          <w:t>进行</w:t>
        </w:r>
      </w:ins>
      <w:ins w:id="283" w:author="lww" w:date="2017-12-27T00:08:00Z">
        <w:r w:rsidR="00481038">
          <w:rPr>
            <w:rFonts w:eastAsia="宋体" w:hint="eastAsia"/>
            <w:highlight w:val="yellow"/>
            <w:lang w:val="zh-TW" w:eastAsia="zh-TW"/>
          </w:rPr>
          <w:t>配件（</w:t>
        </w:r>
        <w:r w:rsidR="00481038">
          <w:rPr>
            <w:rFonts w:eastAsia="宋体" w:hint="eastAsia"/>
            <w:highlight w:val="yellow"/>
            <w:lang w:val="zh-TW" w:eastAsia="zh-TW"/>
          </w:rPr>
          <w:t>gadget</w:t>
        </w:r>
        <w:r w:rsidR="00481038">
          <w:rPr>
            <w:rFonts w:eastAsia="宋体" w:hint="eastAsia"/>
            <w:highlight w:val="yellow"/>
            <w:lang w:val="zh-TW" w:eastAsia="zh-TW"/>
          </w:rPr>
          <w:t>）检测，并</w:t>
        </w:r>
      </w:ins>
      <w:ins w:id="284" w:author="wang" w:date="2017-12-25T11:49:00Z">
        <w:r w:rsidR="007F23EF" w:rsidRPr="00891A74">
          <w:rPr>
            <w:rFonts w:eastAsia="宋体" w:hint="eastAsia"/>
            <w:highlight w:val="yellow"/>
            <w:lang w:val="zh-TW" w:eastAsia="zh-TW"/>
            <w:rPrChange w:id="285" w:author="wang" w:date="2017-12-25T11:51:00Z">
              <w:rPr>
                <w:rFonts w:eastAsia="宋体" w:hint="eastAsia"/>
                <w:lang w:val="zh-TW" w:eastAsia="zh-TW"/>
              </w:rPr>
            </w:rPrChange>
          </w:rPr>
          <w:t>识别出</w:t>
        </w:r>
        <w:r w:rsidR="007F23EF" w:rsidRPr="00891A74">
          <w:rPr>
            <w:rFonts w:eastAsia="宋体"/>
            <w:highlight w:val="yellow"/>
            <w:lang w:val="zh-TW" w:eastAsia="zh-TW"/>
            <w:rPrChange w:id="286" w:author="wang" w:date="2017-12-25T11:51:00Z">
              <w:rPr>
                <w:rFonts w:eastAsia="宋体"/>
                <w:lang w:val="zh-TW" w:eastAsia="zh-TW"/>
              </w:rPr>
            </w:rPrChange>
          </w:rPr>
          <w:t>ROP</w:t>
        </w:r>
        <w:r w:rsidR="007F23EF" w:rsidRPr="00891A74">
          <w:rPr>
            <w:rFonts w:eastAsia="宋体" w:hint="eastAsia"/>
            <w:highlight w:val="yellow"/>
            <w:lang w:val="zh-TW" w:eastAsia="zh-TW"/>
            <w:rPrChange w:id="287" w:author="wang" w:date="2017-12-25T11:51:00Z">
              <w:rPr>
                <w:rFonts w:eastAsia="宋体" w:hint="eastAsia"/>
                <w:lang w:val="zh-TW" w:eastAsia="zh-TW"/>
              </w:rPr>
            </w:rPrChange>
          </w:rPr>
          <w:t>攻击</w:t>
        </w:r>
        <w:r w:rsidR="007F23EF" w:rsidRPr="00891A74">
          <w:rPr>
            <w:rFonts w:eastAsia="PMingLiU" w:hint="eastAsia"/>
            <w:highlight w:val="yellow"/>
            <w:lang w:val="zh-TW" w:eastAsia="zh-TW"/>
            <w:rPrChange w:id="288" w:author="wang" w:date="2017-12-25T11:51:00Z">
              <w:rPr>
                <w:rFonts w:eastAsia="PMingLiU" w:hint="eastAsia"/>
                <w:lang w:val="zh-TW" w:eastAsia="zh-TW"/>
              </w:rPr>
            </w:rPrChange>
          </w:rPr>
          <w:t>可能利用的配件链（</w:t>
        </w:r>
        <w:r w:rsidR="007F23EF" w:rsidRPr="00891A74">
          <w:rPr>
            <w:rFonts w:eastAsiaTheme="minorEastAsia"/>
            <w:highlight w:val="yellow"/>
            <w:lang w:val="zh-TW" w:eastAsia="zh-TW"/>
            <w:rPrChange w:id="289" w:author="wang" w:date="2017-12-25T11:51:00Z">
              <w:rPr>
                <w:rFonts w:eastAsiaTheme="minorEastAsia"/>
                <w:lang w:val="zh-TW" w:eastAsia="zh-TW"/>
              </w:rPr>
            </w:rPrChange>
          </w:rPr>
          <w:t>gadget</w:t>
        </w:r>
      </w:ins>
      <w:ins w:id="290" w:author="lww" w:date="2017-12-26T23:45:00Z">
        <w:r w:rsidR="00A9106E">
          <w:rPr>
            <w:rFonts w:eastAsiaTheme="minorEastAsia"/>
            <w:highlight w:val="yellow"/>
            <w:lang w:val="zh-TW" w:eastAsia="zh-TW"/>
          </w:rPr>
          <w:t>s</w:t>
        </w:r>
      </w:ins>
      <w:ins w:id="291" w:author="wang" w:date="2017-12-25T11:49:00Z">
        <w:r w:rsidR="007F23EF" w:rsidRPr="00891A74">
          <w:rPr>
            <w:rFonts w:eastAsia="PMingLiU"/>
            <w:highlight w:val="yellow"/>
            <w:lang w:val="zh-TW" w:eastAsia="zh-TW"/>
            <w:rPrChange w:id="292" w:author="wang" w:date="2017-12-25T11:51:00Z">
              <w:rPr>
                <w:rFonts w:eastAsia="PMingLiU"/>
                <w:lang w:val="zh-TW" w:eastAsia="zh-TW"/>
              </w:rPr>
            </w:rPrChange>
          </w:rPr>
          <w:t xml:space="preserve"> </w:t>
        </w:r>
      </w:ins>
      <w:ins w:id="293" w:author="wang" w:date="2017-12-25T11:50:00Z">
        <w:r w:rsidR="007F23EF" w:rsidRPr="00891A74">
          <w:rPr>
            <w:rFonts w:eastAsia="PMingLiU"/>
            <w:highlight w:val="yellow"/>
            <w:lang w:val="zh-TW" w:eastAsia="zh-TW"/>
            <w:rPrChange w:id="294" w:author="wang" w:date="2017-12-25T11:51:00Z">
              <w:rPr>
                <w:rFonts w:eastAsia="PMingLiU"/>
                <w:lang w:val="zh-TW" w:eastAsia="zh-TW"/>
              </w:rPr>
            </w:rPrChange>
          </w:rPr>
          <w:t>chain</w:t>
        </w:r>
      </w:ins>
      <w:ins w:id="295" w:author="wang" w:date="2017-12-25T11:49:00Z">
        <w:r w:rsidR="007F23EF" w:rsidRPr="00891A74">
          <w:rPr>
            <w:rFonts w:eastAsia="PMingLiU" w:hint="eastAsia"/>
            <w:highlight w:val="yellow"/>
            <w:lang w:val="zh-TW" w:eastAsia="zh-TW"/>
            <w:rPrChange w:id="296" w:author="wang" w:date="2017-12-25T11:51:00Z">
              <w:rPr>
                <w:rFonts w:eastAsia="PMingLiU" w:hint="eastAsia"/>
                <w:lang w:val="zh-TW" w:eastAsia="zh-TW"/>
              </w:rPr>
            </w:rPrChange>
          </w:rPr>
          <w:t>）</w:t>
        </w:r>
      </w:ins>
      <w:ins w:id="297" w:author="wang" w:date="2017-12-25T11:50:00Z">
        <w:del w:id="298" w:author="lww" w:date="2017-12-26T23:50:00Z">
          <w:r w:rsidR="007F23EF" w:rsidRPr="00891A74" w:rsidDel="00A9106E">
            <w:rPr>
              <w:rFonts w:eastAsiaTheme="minorEastAsia" w:hint="eastAsia"/>
              <w:highlight w:val="yellow"/>
              <w:lang w:val="zh-TW" w:eastAsia="zh-TW"/>
              <w:rPrChange w:id="299" w:author="wang" w:date="2017-12-25T11:51:00Z">
                <w:rPr>
                  <w:rFonts w:eastAsiaTheme="minorEastAsia" w:hint="eastAsia"/>
                  <w:lang w:val="zh-TW" w:eastAsia="zh-TW"/>
                </w:rPr>
              </w:rPrChange>
            </w:rPr>
            <w:delText>，</w:delText>
          </w:r>
        </w:del>
      </w:ins>
      <w:ins w:id="300" w:author="wang" w:date="2017-12-25T13:59:00Z">
        <w:del w:id="301" w:author="lww" w:date="2017-12-26T23:50:00Z">
          <w:r w:rsidR="0030169E" w:rsidDel="00A9106E">
            <w:rPr>
              <w:rFonts w:eastAsiaTheme="minorEastAsia" w:hint="eastAsia"/>
              <w:highlight w:val="yellow"/>
              <w:lang w:val="zh-TW" w:eastAsia="zh-TW"/>
            </w:rPr>
            <w:delText>并</w:delText>
          </w:r>
        </w:del>
      </w:ins>
      <w:ins w:id="302" w:author="wang" w:date="2017-12-25T11:50:00Z">
        <w:del w:id="303" w:author="lww" w:date="2017-12-26T23:50:00Z">
          <w:r w:rsidR="007F23EF" w:rsidRPr="00891A74" w:rsidDel="00A9106E">
            <w:rPr>
              <w:rFonts w:eastAsiaTheme="minorEastAsia" w:hint="eastAsia"/>
              <w:highlight w:val="yellow"/>
              <w:lang w:val="zh-TW" w:eastAsia="zh-TW"/>
              <w:rPrChange w:id="304" w:author="wang" w:date="2017-12-25T11:51:00Z">
                <w:rPr>
                  <w:rFonts w:eastAsiaTheme="minorEastAsia" w:hint="eastAsia"/>
                  <w:lang w:val="zh-TW" w:eastAsia="zh-TW"/>
                </w:rPr>
              </w:rPrChange>
            </w:rPr>
            <w:delText>设计</w:delText>
          </w:r>
        </w:del>
      </w:ins>
      <w:ins w:id="305" w:author="wang" w:date="2017-12-25T13:59:00Z">
        <w:del w:id="306" w:author="lww" w:date="2017-12-26T23:50:00Z">
          <w:r w:rsidR="0030169E" w:rsidDel="00A9106E">
            <w:rPr>
              <w:rFonts w:eastAsiaTheme="minorEastAsia" w:hint="eastAsia"/>
              <w:highlight w:val="yellow"/>
              <w:lang w:val="zh-TW" w:eastAsia="zh-TW"/>
            </w:rPr>
            <w:delText>了</w:delText>
          </w:r>
        </w:del>
      </w:ins>
      <w:ins w:id="307" w:author="wang" w:date="2017-12-25T11:50:00Z">
        <w:del w:id="308" w:author="lww" w:date="2017-12-26T23:50:00Z">
          <w:r w:rsidR="007F23EF" w:rsidRPr="00891A74" w:rsidDel="00A9106E">
            <w:rPr>
              <w:rFonts w:eastAsiaTheme="minorEastAsia" w:hint="eastAsia"/>
              <w:highlight w:val="yellow"/>
              <w:lang w:val="zh-TW" w:eastAsia="zh-TW"/>
              <w:rPrChange w:id="309" w:author="wang" w:date="2017-12-25T11:51:00Z">
                <w:rPr>
                  <w:rFonts w:eastAsiaTheme="minorEastAsia" w:hint="eastAsia"/>
                  <w:lang w:val="zh-TW" w:eastAsia="zh-TW"/>
                </w:rPr>
              </w:rPrChange>
            </w:rPr>
            <w:delText>相应的检测规则进行控制流</w:delText>
          </w:r>
        </w:del>
      </w:ins>
      <w:ins w:id="310" w:author="wang" w:date="2017-12-25T11:51:00Z">
        <w:del w:id="311" w:author="lww" w:date="2017-12-26T23:50:00Z">
          <w:r w:rsidR="007F23EF" w:rsidRPr="00891A74" w:rsidDel="00A9106E">
            <w:rPr>
              <w:rFonts w:eastAsiaTheme="minorEastAsia" w:hint="eastAsia"/>
              <w:highlight w:val="yellow"/>
              <w:lang w:val="zh-TW" w:eastAsia="zh-TW"/>
              <w:rPrChange w:id="312" w:author="wang" w:date="2017-12-25T11:51:00Z">
                <w:rPr>
                  <w:rFonts w:eastAsiaTheme="minorEastAsia" w:hint="eastAsia"/>
                  <w:lang w:val="zh-TW" w:eastAsia="zh-TW"/>
                </w:rPr>
              </w:rPrChange>
            </w:rPr>
            <w:delText>劫持攻击</w:delText>
          </w:r>
        </w:del>
      </w:ins>
      <w:ins w:id="313" w:author="wang" w:date="2017-12-25T13:59:00Z">
        <w:del w:id="314" w:author="lww" w:date="2017-12-26T23:50:00Z">
          <w:r w:rsidR="0030169E" w:rsidDel="00A9106E">
            <w:rPr>
              <w:rFonts w:eastAsiaTheme="minorEastAsia" w:hint="eastAsia"/>
              <w:highlight w:val="yellow"/>
              <w:lang w:val="zh-TW" w:eastAsia="zh-TW"/>
            </w:rPr>
            <w:delText>的</w:delText>
          </w:r>
        </w:del>
      </w:ins>
      <w:ins w:id="315" w:author="wang" w:date="2017-12-25T11:51:00Z">
        <w:del w:id="316" w:author="lww" w:date="2017-12-26T23:50:00Z">
          <w:r w:rsidR="007F23EF" w:rsidRPr="00891A74" w:rsidDel="00A9106E">
            <w:rPr>
              <w:rFonts w:eastAsiaTheme="minorEastAsia" w:hint="eastAsia"/>
              <w:highlight w:val="yellow"/>
              <w:lang w:val="zh-TW" w:eastAsia="zh-TW"/>
              <w:rPrChange w:id="317" w:author="wang" w:date="2017-12-25T11:51:00Z">
                <w:rPr>
                  <w:rFonts w:eastAsiaTheme="minorEastAsia" w:hint="eastAsia"/>
                  <w:lang w:val="zh-TW" w:eastAsia="zh-TW"/>
                </w:rPr>
              </w:rPrChange>
            </w:rPr>
            <w:delText>检测</w:delText>
          </w:r>
          <w:commentRangeEnd w:id="265"/>
          <w:r w:rsidR="00891A74" w:rsidDel="00A9106E">
            <w:rPr>
              <w:rStyle w:val="af2"/>
              <w:rFonts w:eastAsiaTheme="minorEastAsia"/>
              <w:color w:val="auto"/>
              <w:kern w:val="0"/>
              <w:lang w:eastAsia="en-US"/>
            </w:rPr>
            <w:commentReference w:id="265"/>
          </w:r>
        </w:del>
        <w:r w:rsidR="007F23EF" w:rsidRPr="00891A74">
          <w:rPr>
            <w:rFonts w:eastAsiaTheme="minorEastAsia" w:hint="eastAsia"/>
            <w:highlight w:val="yellow"/>
            <w:lang w:val="zh-TW" w:eastAsia="zh-TW"/>
            <w:rPrChange w:id="318" w:author="wang" w:date="2017-12-25T11:51:00Z">
              <w:rPr>
                <w:rFonts w:eastAsiaTheme="minorEastAsia" w:hint="eastAsia"/>
                <w:lang w:val="zh-TW" w:eastAsia="zh-TW"/>
              </w:rPr>
            </w:rPrChange>
          </w:rPr>
          <w:t>。</w:t>
        </w:r>
      </w:ins>
    </w:p>
    <w:p w14:paraId="66FCD8DD" w14:textId="74460677" w:rsidR="00702A6A" w:rsidRDefault="00FE2FAB">
      <w:pPr>
        <w:pStyle w:val="A6"/>
        <w:ind w:firstLine="372"/>
        <w:rPr>
          <w:ins w:id="319" w:author="wang" w:date="2017-12-25T11:23:00Z"/>
          <w:rFonts w:eastAsia="PMingLiU"/>
          <w:lang w:val="zh-TW" w:eastAsia="zh-TW"/>
        </w:rPr>
      </w:pPr>
      <w:del w:id="320" w:author="wang" w:date="2017-12-25T11:43:00Z">
        <w:r w:rsidDel="00E71F62">
          <w:rPr>
            <w:rFonts w:eastAsia="宋体" w:hint="eastAsia"/>
            <w:lang w:val="zh-TW" w:eastAsia="zh-TW"/>
          </w:rPr>
          <w:delText>硬件</w:delText>
        </w:r>
        <w:r w:rsidDel="00E71F62">
          <w:rPr>
            <w:lang w:eastAsia="zh-TW"/>
          </w:rPr>
          <w:delText>BPU</w:delText>
        </w:r>
        <w:r w:rsidDel="00E71F62">
          <w:rPr>
            <w:rFonts w:eastAsia="宋体" w:hint="eastAsia"/>
            <w:lang w:val="zh-TW" w:eastAsia="zh-TW"/>
          </w:rPr>
          <w:delText>（</w:delText>
        </w:r>
        <w:r w:rsidDel="00E71F62">
          <w:rPr>
            <w:lang w:eastAsia="zh-TW"/>
          </w:rPr>
          <w:delText>Branch Processing Unit</w:delText>
        </w:r>
        <w:r w:rsidDel="00E71F62">
          <w:rPr>
            <w:rFonts w:eastAsia="宋体" w:hint="eastAsia"/>
            <w:lang w:val="zh-TW" w:eastAsia="zh-TW"/>
          </w:rPr>
          <w:delText>）的特性，基于</w:delText>
        </w:r>
        <w:r w:rsidDel="00E71F62">
          <w:rPr>
            <w:lang w:eastAsia="zh-TW"/>
          </w:rPr>
          <w:delText>PMU</w:delText>
        </w:r>
        <w:r w:rsidDel="00E71F62">
          <w:rPr>
            <w:rFonts w:eastAsia="宋体" w:hint="eastAsia"/>
            <w:lang w:val="zh-TW" w:eastAsia="zh-TW"/>
          </w:rPr>
          <w:delText>（</w:delText>
        </w:r>
        <w:r w:rsidDel="00E71F62">
          <w:rPr>
            <w:lang w:eastAsia="zh-TW"/>
          </w:rPr>
          <w:delText>Performance Monitoring Unit</w:delText>
        </w:r>
        <w:r w:rsidDel="00E71F62">
          <w:rPr>
            <w:rFonts w:eastAsia="宋体" w:hint="eastAsia"/>
            <w:lang w:val="zh-TW" w:eastAsia="zh-TW"/>
          </w:rPr>
          <w:delText>）</w:delText>
        </w:r>
        <w:commentRangeEnd w:id="233"/>
        <w:r w:rsidDel="00E71F62">
          <w:commentReference w:id="233"/>
        </w:r>
        <w:r w:rsidDel="00E71F62">
          <w:rPr>
            <w:rFonts w:eastAsia="宋体" w:hint="eastAsia"/>
            <w:lang w:val="zh-TW" w:eastAsia="zh-TW"/>
          </w:rPr>
          <w:delText>分支相关采样事件触发的</w:delText>
        </w:r>
        <w:r w:rsidDel="00E71F62">
          <w:rPr>
            <w:lang w:eastAsia="zh-TW"/>
          </w:rPr>
          <w:delText>PMI</w:delText>
        </w:r>
        <w:r w:rsidDel="00E71F62">
          <w:rPr>
            <w:rFonts w:eastAsia="宋体" w:hint="eastAsia"/>
            <w:lang w:val="zh-TW" w:eastAsia="zh-TW"/>
          </w:rPr>
          <w:delText>中断作为</w:delText>
        </w:r>
        <w:r w:rsidDel="00E71F62">
          <w:rPr>
            <w:lang w:eastAsia="zh-TW"/>
          </w:rPr>
          <w:delText>ROP</w:delText>
        </w:r>
        <w:r w:rsidDel="00E71F62">
          <w:rPr>
            <w:rFonts w:eastAsia="宋体" w:hint="eastAsia"/>
            <w:lang w:val="zh-TW" w:eastAsia="zh-TW"/>
          </w:rPr>
          <w:delText>检测点，借助</w:delText>
        </w:r>
        <w:r w:rsidDel="00E71F62">
          <w:rPr>
            <w:lang w:eastAsia="zh-TW"/>
          </w:rPr>
          <w:delText>PMU</w:delText>
        </w:r>
        <w:r w:rsidDel="00E71F62">
          <w:rPr>
            <w:rFonts w:eastAsia="宋体" w:hint="eastAsia"/>
            <w:lang w:val="zh-TW" w:eastAsia="zh-TW"/>
          </w:rPr>
          <w:delText>、</w:delText>
        </w:r>
        <w:r w:rsidDel="00E71F62">
          <w:rPr>
            <w:lang w:eastAsia="zh-TW"/>
          </w:rPr>
          <w:delText>LBR</w:delText>
        </w:r>
        <w:r w:rsidDel="00E71F62">
          <w:rPr>
            <w:rFonts w:eastAsia="宋体" w:hint="eastAsia"/>
            <w:lang w:val="zh-TW" w:eastAsia="zh-TW"/>
          </w:rPr>
          <w:delText>相关采样数据通过动态反汇编的方式进行</w:delText>
        </w:r>
        <w:r w:rsidDel="00E71F62">
          <w:rPr>
            <w:lang w:eastAsia="zh-TW"/>
          </w:rPr>
          <w:delText>ROP</w:delText>
        </w:r>
        <w:r w:rsidDel="00E71F62">
          <w:rPr>
            <w:rFonts w:eastAsia="宋体" w:hint="eastAsia"/>
            <w:lang w:val="zh-TW" w:eastAsia="zh-TW"/>
          </w:rPr>
          <w:delText>攻击检测</w:delText>
        </w:r>
        <w:commentRangeStart w:id="321"/>
        <w:r w:rsidDel="00E71F62">
          <w:rPr>
            <w:rFonts w:eastAsia="宋体" w:hint="eastAsia"/>
            <w:lang w:val="zh-TW" w:eastAsia="zh-TW"/>
          </w:rPr>
          <w:delText>。</w:delText>
        </w:r>
        <w:commentRangeEnd w:id="321"/>
        <w:r w:rsidDel="00E71F62">
          <w:commentReference w:id="321"/>
        </w:r>
      </w:del>
    </w:p>
    <w:p w14:paraId="78E1F6EA" w14:textId="5206F00E" w:rsidR="00AC2565" w:rsidRDefault="00942C51">
      <w:pPr>
        <w:pStyle w:val="A6"/>
        <w:ind w:firstLine="372"/>
        <w:rPr>
          <w:ins w:id="322" w:author="wang" w:date="2017-12-25T11:26:00Z"/>
          <w:rFonts w:eastAsia="PMingLiU"/>
          <w:lang w:val="zh-TW" w:eastAsia="zh-TW"/>
        </w:rPr>
      </w:pPr>
      <w:ins w:id="323" w:author="wang" w:date="2017-12-25T11:43:00Z">
        <w:r>
          <w:rPr>
            <w:rFonts w:eastAsiaTheme="minorEastAsia" w:hint="eastAsia"/>
            <w:lang w:val="zh-TW" w:eastAsia="zh-TW"/>
          </w:rPr>
          <w:t>本</w:t>
        </w:r>
      </w:ins>
      <w:del w:id="324" w:author="wang" w:date="2017-12-25T11:43:00Z">
        <w:r w:rsidR="00FE2FAB" w:rsidDel="00942C51">
          <w:rPr>
            <w:rFonts w:eastAsia="宋体" w:hint="eastAsia"/>
            <w:lang w:val="zh-TW" w:eastAsia="zh-TW"/>
          </w:rPr>
          <w:delText>该</w:delText>
        </w:r>
      </w:del>
      <w:ins w:id="325" w:author="作者" w:date="2017-12-25T20:07:00Z">
        <w:r w:rsidR="00FE2FAB">
          <w:rPr>
            <w:rFonts w:eastAsia="宋体" w:hint="eastAsia"/>
            <w:lang w:val="zh-TW" w:eastAsia="zh-TW"/>
          </w:rPr>
          <w:t>方法</w:t>
        </w:r>
      </w:ins>
      <w:r w:rsidR="00FE2FAB">
        <w:rPr>
          <w:rFonts w:eastAsia="宋体" w:hint="eastAsia"/>
          <w:lang w:val="zh-TW" w:eastAsia="zh-TW"/>
        </w:rPr>
        <w:t>具备以下优点：</w:t>
      </w:r>
    </w:p>
    <w:p w14:paraId="20378595" w14:textId="729EFFD5" w:rsidR="00BF648F" w:rsidDel="00A9106E" w:rsidRDefault="00BF648F" w:rsidP="00276D8E">
      <w:pPr>
        <w:pStyle w:val="A6"/>
        <w:ind w:firstLine="372"/>
        <w:rPr>
          <w:del w:id="326" w:author="wang" w:date="2017-12-25T11:38:00Z"/>
          <w:rFonts w:eastAsiaTheme="minorEastAsia"/>
          <w:lang w:val="zh-TW" w:eastAsia="zh-TW"/>
        </w:rPr>
      </w:pPr>
      <w:ins w:id="327" w:author="wang" w:date="2017-12-25T11:26:00Z">
        <w:r>
          <w:rPr>
            <w:rFonts w:eastAsiaTheme="minorEastAsia" w:hint="eastAsia"/>
            <w:lang w:val="zh-TW" w:eastAsia="zh-TW"/>
          </w:rPr>
          <w:t>1</w:t>
        </w:r>
        <w:r>
          <w:rPr>
            <w:rFonts w:eastAsiaTheme="minorEastAsia" w:hint="eastAsia"/>
            <w:lang w:val="zh-TW" w:eastAsia="zh-TW"/>
          </w:rPr>
          <w:t>）</w:t>
        </w:r>
      </w:ins>
      <w:ins w:id="328" w:author="wang" w:date="2017-12-25T11:39:00Z">
        <w:r w:rsidR="00276D8E">
          <w:rPr>
            <w:rFonts w:eastAsia="宋体" w:hint="eastAsia"/>
            <w:lang w:val="zh-TW" w:eastAsia="zh-TW"/>
          </w:rPr>
          <w:t>基于最近分支</w:t>
        </w:r>
        <w:r w:rsidR="00276D8E">
          <w:rPr>
            <w:rFonts w:eastAsia="宋体"/>
            <w:lang w:val="zh-TW" w:eastAsia="zh-TW"/>
          </w:rPr>
          <w:t>记录（</w:t>
        </w:r>
        <w:r w:rsidR="00276D8E">
          <w:rPr>
            <w:rFonts w:eastAsia="宋体" w:hint="eastAsia"/>
            <w:lang w:val="zh-TW" w:eastAsia="zh-TW"/>
          </w:rPr>
          <w:t>Last</w:t>
        </w:r>
        <w:r w:rsidR="00276D8E">
          <w:rPr>
            <w:rFonts w:eastAsia="PMingLiU"/>
            <w:lang w:val="zh-TW" w:eastAsia="zh-TW"/>
          </w:rPr>
          <w:t xml:space="preserve"> Branch Re</w:t>
        </w:r>
      </w:ins>
      <w:ins w:id="329" w:author="lww" w:date="2017-12-26T23:46:00Z">
        <w:r w:rsidR="00A9106E">
          <w:rPr>
            <w:rFonts w:eastAsiaTheme="minorEastAsia" w:hint="eastAsia"/>
            <w:lang w:val="zh-TW" w:eastAsia="zh-TW"/>
          </w:rPr>
          <w:t>cord</w:t>
        </w:r>
      </w:ins>
      <w:ins w:id="330" w:author="wang" w:date="2017-12-25T11:39:00Z">
        <w:del w:id="331" w:author="lww" w:date="2017-12-26T23:46:00Z">
          <w:r w:rsidR="00276D8E" w:rsidDel="00A9106E">
            <w:rPr>
              <w:rFonts w:eastAsia="PMingLiU"/>
              <w:lang w:val="zh-TW" w:eastAsia="zh-TW"/>
            </w:rPr>
            <w:delText>gister</w:delText>
          </w:r>
        </w:del>
        <w:r w:rsidR="00276D8E">
          <w:rPr>
            <w:rFonts w:eastAsia="宋体"/>
            <w:lang w:val="zh-TW" w:eastAsia="zh-TW"/>
          </w:rPr>
          <w:t>）</w:t>
        </w:r>
        <w:r w:rsidR="00276D8E">
          <w:rPr>
            <w:rFonts w:eastAsia="宋体" w:hint="eastAsia"/>
            <w:lang w:val="zh-TW" w:eastAsia="zh-TW"/>
          </w:rPr>
          <w:t>获取精确的分支信息，基于该信息</w:t>
        </w:r>
      </w:ins>
      <w:ins w:id="332" w:author="lww" w:date="2017-12-26T23:53:00Z">
        <w:r w:rsidR="00A9106E">
          <w:rPr>
            <w:rFonts w:eastAsia="宋体" w:hint="eastAsia"/>
            <w:lang w:val="zh-TW" w:eastAsia="zh-TW"/>
          </w:rPr>
          <w:t>结合</w:t>
        </w:r>
      </w:ins>
      <w:ins w:id="333" w:author="lww" w:date="2017-12-26T23:54:00Z">
        <w:r w:rsidR="00A9106E">
          <w:rPr>
            <w:rFonts w:eastAsia="宋体" w:hint="eastAsia"/>
            <w:lang w:val="zh-TW" w:eastAsia="zh-TW"/>
          </w:rPr>
          <w:t>内存</w:t>
        </w:r>
      </w:ins>
      <w:ins w:id="334" w:author="lww" w:date="2017-12-27T00:12:00Z">
        <w:r w:rsidR="00481038">
          <w:rPr>
            <w:rFonts w:eastAsia="宋体" w:hint="eastAsia"/>
            <w:lang w:val="zh-TW" w:eastAsia="zh-TW"/>
          </w:rPr>
          <w:t>指令</w:t>
        </w:r>
      </w:ins>
      <w:ins w:id="335" w:author="lww" w:date="2017-12-26T23:54:00Z">
        <w:r w:rsidR="00A9106E">
          <w:rPr>
            <w:rFonts w:eastAsia="宋体" w:hint="eastAsia"/>
            <w:lang w:val="zh-TW" w:eastAsia="zh-TW"/>
          </w:rPr>
          <w:t>信息</w:t>
        </w:r>
      </w:ins>
      <w:ins w:id="336" w:author="wang" w:date="2017-12-25T11:39:00Z">
        <w:del w:id="337" w:author="lww" w:date="2017-12-26T23:54:00Z">
          <w:r w:rsidR="00276D8E" w:rsidDel="00A9106E">
            <w:rPr>
              <w:rFonts w:eastAsia="宋体" w:hint="eastAsia"/>
              <w:lang w:val="zh-TW" w:eastAsia="zh-TW"/>
            </w:rPr>
            <w:delText>进行动态二进制反汇编</w:delText>
          </w:r>
        </w:del>
        <w:r w:rsidR="00276D8E">
          <w:rPr>
            <w:rFonts w:eastAsia="宋体" w:hint="eastAsia"/>
            <w:lang w:val="zh-TW" w:eastAsia="zh-TW"/>
          </w:rPr>
          <w:t>检测疑似配件</w:t>
        </w:r>
        <w:r w:rsidR="00276D8E">
          <w:rPr>
            <w:rFonts w:eastAsia="宋体"/>
            <w:lang w:val="zh-TW" w:eastAsia="zh-TW"/>
          </w:rPr>
          <w:t>（</w:t>
        </w:r>
        <w:r w:rsidR="00276D8E">
          <w:rPr>
            <w:lang w:eastAsia="zh-TW"/>
          </w:rPr>
          <w:t>gadget</w:t>
        </w:r>
        <w:r w:rsidR="00276D8E">
          <w:rPr>
            <w:rFonts w:eastAsiaTheme="minorEastAsia" w:hint="eastAsia"/>
            <w:lang w:eastAsia="zh-TW"/>
          </w:rPr>
          <w:t>）</w:t>
        </w:r>
        <w:r w:rsidR="00942742">
          <w:rPr>
            <w:rFonts w:eastAsia="宋体" w:hint="eastAsia"/>
            <w:lang w:val="zh-TW" w:eastAsia="zh-TW"/>
          </w:rPr>
          <w:t>，不需要</w:t>
        </w:r>
        <w:r w:rsidR="00276D8E">
          <w:rPr>
            <w:rFonts w:eastAsia="宋体" w:hint="eastAsia"/>
            <w:lang w:val="zh-TW" w:eastAsia="zh-TW"/>
          </w:rPr>
          <w:t>修改源码或者重写二进制码，能直接针对</w:t>
        </w:r>
        <w:commentRangeStart w:id="338"/>
        <w:r w:rsidR="00276D8E">
          <w:rPr>
            <w:lang w:eastAsia="zh-TW"/>
          </w:rPr>
          <w:t>COTS</w:t>
        </w:r>
        <w:commentRangeEnd w:id="338"/>
        <w:r w:rsidR="00276D8E">
          <w:commentReference w:id="338"/>
        </w:r>
      </w:ins>
      <w:ins w:id="339" w:author="lww" w:date="2017-12-26T23:52:00Z">
        <w:r w:rsidR="00A9106E">
          <w:rPr>
            <w:rFonts w:asciiTheme="minorEastAsia" w:eastAsiaTheme="minorEastAsia" w:hAnsiTheme="minorEastAsia" w:hint="eastAsia"/>
            <w:lang w:eastAsia="zh-TW"/>
          </w:rPr>
          <w:t>（</w:t>
        </w:r>
        <w:r w:rsidR="00A9106E">
          <w:rPr>
            <w:rFonts w:ascii="Arial" w:hAnsi="Arial" w:cs="Arial"/>
            <w:color w:val="333333"/>
            <w:lang w:eastAsia="zh-TW"/>
          </w:rPr>
          <w:t>Commercial Off-The-Shelf</w:t>
        </w:r>
        <w:r w:rsidR="00A9106E">
          <w:rPr>
            <w:rFonts w:asciiTheme="minorEastAsia" w:eastAsiaTheme="minorEastAsia" w:hAnsiTheme="minorEastAsia" w:hint="eastAsia"/>
            <w:lang w:eastAsia="zh-TW"/>
          </w:rPr>
          <w:t>）</w:t>
        </w:r>
      </w:ins>
      <w:ins w:id="340" w:author="wang" w:date="2017-12-25T11:39:00Z">
        <w:r w:rsidR="00276D8E">
          <w:rPr>
            <w:rFonts w:eastAsia="宋体" w:hint="eastAsia"/>
            <w:lang w:val="zh-TW" w:eastAsia="zh-TW"/>
          </w:rPr>
          <w:t>二进制代码进行保护，</w:t>
        </w:r>
      </w:ins>
      <w:ins w:id="341" w:author="wang" w:date="2017-12-25T11:27:00Z">
        <w:r>
          <w:rPr>
            <w:rFonts w:eastAsiaTheme="minorEastAsia"/>
            <w:lang w:val="zh-TW" w:eastAsia="zh-TW"/>
          </w:rPr>
          <w:t>增加了方法的实用性。</w:t>
        </w:r>
      </w:ins>
    </w:p>
    <w:p w14:paraId="0D45A74B" w14:textId="77777777" w:rsidR="00A9106E" w:rsidRDefault="00A9106E">
      <w:pPr>
        <w:pStyle w:val="A6"/>
        <w:ind w:firstLine="372"/>
        <w:rPr>
          <w:ins w:id="342" w:author="lww" w:date="2017-12-26T23:54:00Z"/>
          <w:rFonts w:eastAsia="PMingLiU"/>
          <w:lang w:eastAsia="zh-TW"/>
        </w:rPr>
      </w:pPr>
    </w:p>
    <w:p w14:paraId="0FCA69D2" w14:textId="208840F1" w:rsidR="00AC2565" w:rsidRDefault="00276D8E" w:rsidP="00276D8E">
      <w:pPr>
        <w:pStyle w:val="A6"/>
        <w:ind w:firstLine="372"/>
        <w:rPr>
          <w:rFonts w:ascii="宋体" w:eastAsia="宋体" w:hAnsi="宋体" w:cs="宋体"/>
          <w:lang w:val="zh-TW" w:eastAsia="zh-TW"/>
        </w:rPr>
      </w:pPr>
      <w:ins w:id="343" w:author="wang" w:date="2017-12-25T11:38:00Z">
        <w:r>
          <w:t>2</w:t>
        </w:r>
        <w:r>
          <w:rPr>
            <w:rFonts w:eastAsiaTheme="minorEastAsia" w:hint="eastAsia"/>
          </w:rPr>
          <w:t>）</w:t>
        </w:r>
      </w:ins>
      <w:del w:id="344" w:author="wang" w:date="2017-12-25T11:38:00Z">
        <w:r w:rsidR="00FE2FAB" w:rsidDel="00276D8E">
          <w:delText xml:space="preserve">1) </w:delText>
        </w:r>
      </w:del>
      <w:r w:rsidR="00FE2FAB">
        <w:rPr>
          <w:rFonts w:eastAsia="宋体" w:hint="eastAsia"/>
          <w:lang w:val="zh-TW" w:eastAsia="zh-TW"/>
        </w:rPr>
        <w:t>通过</w:t>
      </w:r>
      <w:ins w:id="345" w:author="wang" w:date="2017-12-25T11:16:00Z">
        <w:r w:rsidR="00780771">
          <w:rPr>
            <w:rFonts w:eastAsiaTheme="minorEastAsia" w:hint="eastAsia"/>
          </w:rPr>
          <w:t>性能</w:t>
        </w:r>
        <w:r w:rsidR="00780771">
          <w:rPr>
            <w:rFonts w:eastAsiaTheme="minorEastAsia"/>
          </w:rPr>
          <w:t>监控单元（</w:t>
        </w:r>
        <w:r w:rsidR="00780771">
          <w:rPr>
            <w:lang w:eastAsia="zh-TW"/>
          </w:rPr>
          <w:t>Performance Monitoring Unit</w:t>
        </w:r>
        <w:r w:rsidR="00780771">
          <w:rPr>
            <w:rFonts w:eastAsiaTheme="minorEastAsia"/>
          </w:rPr>
          <w:t>）</w:t>
        </w:r>
      </w:ins>
      <w:del w:id="346" w:author="wang" w:date="2017-12-25T11:16:00Z">
        <w:r w:rsidR="00FE2FAB" w:rsidDel="00780771">
          <w:delText>PMU</w:delText>
        </w:r>
        <w:r w:rsidR="00FE2FAB" w:rsidDel="00780771">
          <w:rPr>
            <w:rFonts w:eastAsia="宋体" w:hint="eastAsia"/>
            <w:lang w:val="zh-TW" w:eastAsia="zh-TW"/>
          </w:rPr>
          <w:delText>机制</w:delText>
        </w:r>
      </w:del>
      <w:r w:rsidR="00FE2FAB">
        <w:rPr>
          <w:rFonts w:eastAsia="宋体" w:hint="eastAsia"/>
          <w:lang w:val="zh-TW" w:eastAsia="zh-TW"/>
        </w:rPr>
        <w:t>采样</w:t>
      </w:r>
      <w:del w:id="347" w:author="wang" w:date="2017-12-25T11:16:00Z">
        <w:r w:rsidR="00FE2FAB" w:rsidDel="0077224F">
          <w:delText>BPU</w:delText>
        </w:r>
      </w:del>
      <w:r w:rsidR="00FE2FAB">
        <w:rPr>
          <w:rFonts w:eastAsia="宋体" w:hint="eastAsia"/>
          <w:lang w:val="zh-TW" w:eastAsia="zh-TW"/>
        </w:rPr>
        <w:t>预测失败的间接分支，对每</w:t>
      </w:r>
      <w:commentRangeStart w:id="348"/>
      <w:r w:rsidR="00FE2FAB">
        <w:rPr>
          <w:rFonts w:eastAsia="宋体" w:hint="eastAsia"/>
          <w:lang w:val="zh-TW" w:eastAsia="zh-TW"/>
        </w:rPr>
        <w:t>个预测失败</w:t>
      </w:r>
      <w:commentRangeEnd w:id="348"/>
      <w:r w:rsidR="00FE2FAB">
        <w:commentReference w:id="348"/>
      </w:r>
      <w:r w:rsidR="00FE2FAB">
        <w:rPr>
          <w:rFonts w:eastAsia="宋体" w:hint="eastAsia"/>
          <w:lang w:val="zh-TW" w:eastAsia="zh-TW"/>
        </w:rPr>
        <w:t>的间接分支处进行</w:t>
      </w:r>
      <w:r w:rsidR="00FE2FAB">
        <w:t>CFI</w:t>
      </w:r>
      <w:r w:rsidR="00FE2FAB">
        <w:rPr>
          <w:rFonts w:eastAsia="宋体" w:hint="eastAsia"/>
          <w:lang w:val="zh-TW" w:eastAsia="zh-TW"/>
        </w:rPr>
        <w:t>检测，避免了对预测正确的间接分支进行检查，</w:t>
      </w:r>
      <w:del w:id="349" w:author="wang" w:date="2017-12-25T11:18:00Z">
        <w:r w:rsidR="00FE2FAB" w:rsidDel="00222614">
          <w:rPr>
            <w:rFonts w:eastAsia="宋体" w:hint="eastAsia"/>
            <w:lang w:val="zh-TW" w:eastAsia="zh-TW"/>
          </w:rPr>
          <w:delText>能够有效控制性能开销</w:delText>
        </w:r>
      </w:del>
      <w:ins w:id="350" w:author="wang" w:date="2017-12-25T11:18:00Z">
        <w:r w:rsidR="00222614">
          <w:rPr>
            <w:rFonts w:eastAsia="宋体" w:hint="eastAsia"/>
            <w:lang w:val="zh-TW" w:eastAsia="zh-TW"/>
          </w:rPr>
          <w:t>能够有</w:t>
        </w:r>
        <w:r w:rsidR="00222614">
          <w:rPr>
            <w:rFonts w:eastAsia="宋体" w:hint="eastAsia"/>
            <w:lang w:val="zh-TW" w:eastAsia="zh-TW"/>
          </w:rPr>
          <w:lastRenderedPageBreak/>
          <w:t>效</w:t>
        </w:r>
        <w:r w:rsidR="00222614">
          <w:rPr>
            <w:rFonts w:eastAsia="宋体" w:hint="eastAsia"/>
            <w:lang w:val="zh-TW"/>
          </w:rPr>
          <w:t>减少检测点</w:t>
        </w:r>
      </w:ins>
      <w:ins w:id="351" w:author="lww" w:date="2017-12-27T00:11:00Z">
        <w:r w:rsidR="00481038">
          <w:rPr>
            <w:rFonts w:eastAsia="宋体" w:hint="eastAsia"/>
            <w:lang w:val="zh-TW"/>
          </w:rPr>
          <w:t>，</w:t>
        </w:r>
      </w:ins>
      <w:ins w:id="352" w:author="wang" w:date="2017-12-25T11:18:00Z">
        <w:del w:id="353" w:author="lww" w:date="2017-12-27T00:11:00Z">
          <w:r w:rsidR="00222614" w:rsidDel="00481038">
            <w:rPr>
              <w:rFonts w:eastAsia="宋体" w:hint="eastAsia"/>
              <w:lang w:val="zh-TW"/>
            </w:rPr>
            <w:delText>、</w:delText>
          </w:r>
        </w:del>
        <w:r w:rsidR="00222614">
          <w:rPr>
            <w:rFonts w:eastAsia="宋体"/>
            <w:lang w:val="zh-TW"/>
          </w:rPr>
          <w:t>控制性能开销</w:t>
        </w:r>
      </w:ins>
      <w:r w:rsidR="00FE2FAB">
        <w:rPr>
          <w:rFonts w:eastAsia="宋体" w:hint="eastAsia"/>
          <w:lang w:val="zh-TW" w:eastAsia="zh-TW"/>
        </w:rPr>
        <w:t>。</w:t>
      </w:r>
      <w:moveFromRangeStart w:id="354" w:author="wang" w:date="2017-12-25T11:40:00Z" w:name="move501965356"/>
      <w:moveFrom w:id="355" w:author="wang" w:date="2017-12-25T11:40:00Z">
        <w:r w:rsidR="00FE2FAB" w:rsidDel="000F009C">
          <w:rPr>
            <w:rFonts w:eastAsia="宋体" w:hint="eastAsia"/>
            <w:lang w:val="zh-TW" w:eastAsia="zh-TW"/>
          </w:rPr>
          <w:t>进一步的，只对每个预测失败的间接分支进行检测减少了需要记录的历史信息的规模，能够辅助解决历史覆盖不足的问题。</w:t>
        </w:r>
      </w:moveFrom>
      <w:moveFromRangeEnd w:id="354"/>
    </w:p>
    <w:p w14:paraId="634A45AC" w14:textId="55C1EF58" w:rsidR="00AC2565" w:rsidRDefault="00276D8E">
      <w:pPr>
        <w:pStyle w:val="A6"/>
        <w:ind w:firstLine="372"/>
        <w:rPr>
          <w:rFonts w:ascii="宋体" w:eastAsia="宋体" w:hAnsi="宋体" w:cs="宋体"/>
          <w:lang w:val="zh-TW" w:eastAsia="zh-TW"/>
        </w:rPr>
      </w:pPr>
      <w:ins w:id="356" w:author="wang" w:date="2017-12-25T11:38:00Z">
        <w:r>
          <w:rPr>
            <w:lang w:eastAsia="zh-TW"/>
          </w:rPr>
          <w:t>3</w:t>
        </w:r>
        <w:r>
          <w:rPr>
            <w:rFonts w:eastAsiaTheme="minorEastAsia" w:hint="eastAsia"/>
          </w:rPr>
          <w:t>）</w:t>
        </w:r>
      </w:ins>
      <w:del w:id="357" w:author="wang" w:date="2017-12-25T11:38:00Z">
        <w:r w:rsidR="00FE2FAB" w:rsidDel="00276D8E">
          <w:rPr>
            <w:lang w:eastAsia="zh-TW"/>
          </w:rPr>
          <w:delText xml:space="preserve">2) </w:delText>
        </w:r>
      </w:del>
      <w:del w:id="358" w:author="wang" w:date="2017-12-25T11:39:00Z">
        <w:r w:rsidR="00FE2FAB" w:rsidDel="00276D8E">
          <w:rPr>
            <w:rFonts w:eastAsia="宋体" w:hint="eastAsia"/>
            <w:lang w:val="zh-TW" w:eastAsia="zh-TW"/>
          </w:rPr>
          <w:delText>基于</w:delText>
        </w:r>
      </w:del>
      <w:commentRangeStart w:id="359"/>
      <w:del w:id="360" w:author="wang" w:date="2017-12-25T11:23:00Z">
        <w:r w:rsidR="00FE2FAB" w:rsidDel="00702A6A">
          <w:rPr>
            <w:lang w:eastAsia="zh-TW"/>
          </w:rPr>
          <w:delText>LBR</w:delText>
        </w:r>
        <w:commentRangeEnd w:id="359"/>
        <w:r w:rsidR="00FE2FAB" w:rsidDel="00702A6A">
          <w:commentReference w:id="359"/>
        </w:r>
        <w:r w:rsidR="00FE2FAB" w:rsidDel="00702A6A">
          <w:rPr>
            <w:rFonts w:eastAsia="宋体" w:hint="eastAsia"/>
            <w:lang w:val="zh-TW" w:eastAsia="zh-TW"/>
          </w:rPr>
          <w:delText>数</w:delText>
        </w:r>
      </w:del>
      <w:del w:id="361" w:author="wang" w:date="2017-12-25T11:39:00Z">
        <w:r w:rsidR="00FE2FAB" w:rsidDel="00276D8E">
          <w:rPr>
            <w:rFonts w:eastAsia="宋体" w:hint="eastAsia"/>
            <w:lang w:val="zh-TW" w:eastAsia="zh-TW"/>
          </w:rPr>
          <w:delText>据获取精确的分支信息，基于该信息进行动态二进制反汇编检测疑似</w:delText>
        </w:r>
        <w:r w:rsidR="00FE2FAB" w:rsidDel="00276D8E">
          <w:rPr>
            <w:lang w:eastAsia="zh-TW"/>
          </w:rPr>
          <w:delText>gadget</w:delText>
        </w:r>
      </w:del>
      <w:del w:id="362" w:author="wang" w:date="2017-12-25T11:19:00Z">
        <w:r w:rsidR="00FE2FAB" w:rsidDel="00F533C6">
          <w:rPr>
            <w:rFonts w:eastAsia="宋体" w:hint="eastAsia"/>
            <w:lang w:val="zh-TW" w:eastAsia="zh-TW"/>
          </w:rPr>
          <w:delText>（</w:delText>
        </w:r>
        <w:r w:rsidR="00FE2FAB" w:rsidDel="00F533C6">
          <w:rPr>
            <w:lang w:eastAsia="zh-TW"/>
          </w:rPr>
          <w:delText xml:space="preserve">non call-preceded ret </w:delText>
        </w:r>
        <w:r w:rsidR="00FE2FAB" w:rsidDel="00F533C6">
          <w:rPr>
            <w:rFonts w:eastAsia="宋体" w:hint="eastAsia"/>
            <w:lang w:val="zh-TW" w:eastAsia="zh-TW"/>
          </w:rPr>
          <w:delText>或者其它以间接分支结尾的短指令片段）</w:delText>
        </w:r>
      </w:del>
      <w:del w:id="363" w:author="wang" w:date="2017-12-25T11:39:00Z">
        <w:r w:rsidR="00FE2FAB" w:rsidDel="00276D8E">
          <w:rPr>
            <w:rFonts w:eastAsia="宋体" w:hint="eastAsia"/>
            <w:lang w:val="zh-TW" w:eastAsia="zh-TW"/>
          </w:rPr>
          <w:delText>，不需要对修改源码或者重写二进制码，能直接针对</w:delText>
        </w:r>
        <w:commentRangeStart w:id="364"/>
        <w:r w:rsidR="00FE2FAB" w:rsidDel="00276D8E">
          <w:rPr>
            <w:lang w:eastAsia="zh-TW"/>
          </w:rPr>
          <w:delText>COTS</w:delText>
        </w:r>
        <w:commentRangeEnd w:id="364"/>
        <w:r w:rsidR="00FE2FAB" w:rsidDel="00276D8E">
          <w:commentReference w:id="364"/>
        </w:r>
        <w:r w:rsidR="00FE2FAB" w:rsidDel="00276D8E">
          <w:rPr>
            <w:rFonts w:eastAsia="宋体" w:hint="eastAsia"/>
            <w:lang w:val="zh-TW" w:eastAsia="zh-TW"/>
          </w:rPr>
          <w:delText>二进制代码进行保护；</w:delText>
        </w:r>
      </w:del>
    </w:p>
    <w:p w14:paraId="335FD404" w14:textId="303DC315" w:rsidR="00AC2565" w:rsidRDefault="00276D8E">
      <w:pPr>
        <w:pStyle w:val="A6"/>
        <w:ind w:firstLine="372"/>
        <w:rPr>
          <w:rFonts w:ascii="宋体" w:eastAsia="宋体" w:hAnsi="宋体" w:cs="宋体"/>
          <w:lang w:val="zh-TW" w:eastAsia="zh-TW"/>
        </w:rPr>
      </w:pPr>
      <w:ins w:id="365" w:author="wang" w:date="2017-12-25T11:40:00Z">
        <w:r>
          <w:rPr>
            <w:rFonts w:eastAsia="PMingLiU"/>
            <w:lang w:val="zh-TW" w:eastAsia="zh-TW"/>
          </w:rPr>
          <w:t>3</w:t>
        </w:r>
      </w:ins>
      <w:ins w:id="366" w:author="wang" w:date="2017-12-25T11:38:00Z">
        <w:r>
          <w:rPr>
            <w:rFonts w:eastAsiaTheme="minorEastAsia" w:hint="eastAsia"/>
            <w:lang w:val="zh-TW"/>
          </w:rPr>
          <w:t>）</w:t>
        </w:r>
      </w:ins>
      <w:del w:id="367" w:author="wang" w:date="2017-12-25T11:38:00Z">
        <w:r w:rsidR="00FE2FAB" w:rsidDel="00276D8E">
          <w:delText>3</w:delText>
        </w:r>
        <w:r w:rsidR="00FE2FAB" w:rsidDel="00276D8E">
          <w:rPr>
            <w:rFonts w:eastAsia="宋体" w:hint="eastAsia"/>
            <w:lang w:val="zh-TW" w:eastAsia="zh-TW"/>
          </w:rPr>
          <w:delText>）</w:delText>
        </w:r>
      </w:del>
      <w:moveToRangeStart w:id="368" w:author="wang" w:date="2017-12-25T11:40:00Z" w:name="move501965356"/>
      <w:moveTo w:id="369" w:author="wang" w:date="2017-12-25T11:40:00Z">
        <w:del w:id="370" w:author="wang" w:date="2017-12-25T11:40:00Z">
          <w:r w:rsidR="000F009C" w:rsidDel="000F009C">
            <w:rPr>
              <w:rFonts w:eastAsia="宋体" w:hint="eastAsia"/>
              <w:lang w:val="zh-TW" w:eastAsia="zh-TW"/>
            </w:rPr>
            <w:delText>进一步的，</w:delText>
          </w:r>
        </w:del>
      </w:moveTo>
      <w:ins w:id="371" w:author="wang" w:date="2017-12-25T11:41:00Z">
        <w:r w:rsidR="00182B32">
          <w:rPr>
            <w:rFonts w:eastAsia="宋体" w:hint="eastAsia"/>
            <w:lang w:val="zh-TW"/>
          </w:rPr>
          <w:t>针对</w:t>
        </w:r>
        <w:r w:rsidR="00182B32">
          <w:rPr>
            <w:rFonts w:eastAsia="宋体"/>
            <w:lang w:val="zh-TW"/>
          </w:rPr>
          <w:t>历史覆盖</w:t>
        </w:r>
      </w:ins>
      <w:ins w:id="372" w:author="lww" w:date="2017-12-26T23:54:00Z">
        <w:r w:rsidR="00A9106E">
          <w:rPr>
            <w:rFonts w:eastAsia="宋体" w:hint="eastAsia"/>
            <w:lang w:val="zh-TW"/>
          </w:rPr>
          <w:t>攻击</w:t>
        </w:r>
      </w:ins>
      <w:ins w:id="373" w:author="wang" w:date="2017-12-25T11:41:00Z">
        <w:del w:id="374" w:author="lww" w:date="2017-12-26T23:54:00Z">
          <w:r w:rsidR="00182B32" w:rsidDel="00A9106E">
            <w:rPr>
              <w:rFonts w:eastAsia="宋体" w:hint="eastAsia"/>
              <w:lang w:val="zh-TW"/>
            </w:rPr>
            <w:delText>不足</w:delText>
          </w:r>
          <w:r w:rsidR="00182B32" w:rsidDel="00A9106E">
            <w:rPr>
              <w:rFonts w:eastAsia="宋体"/>
              <w:lang w:val="zh-TW"/>
            </w:rPr>
            <w:delText>的</w:delText>
          </w:r>
        </w:del>
        <w:r w:rsidR="00182B32">
          <w:rPr>
            <w:rFonts w:eastAsia="宋体"/>
            <w:lang w:val="zh-TW"/>
          </w:rPr>
          <w:t>问题，</w:t>
        </w:r>
      </w:ins>
      <w:ins w:id="375" w:author="wang" w:date="2017-12-25T11:42:00Z">
        <w:r w:rsidR="00182B32">
          <w:rPr>
            <w:rFonts w:eastAsia="宋体" w:hint="eastAsia"/>
            <w:lang w:val="zh-TW"/>
          </w:rPr>
          <w:t>一方面</w:t>
        </w:r>
        <w:r w:rsidR="00182B32">
          <w:rPr>
            <w:rFonts w:eastAsia="宋体"/>
            <w:lang w:val="zh-TW"/>
          </w:rPr>
          <w:t>，本方法</w:t>
        </w:r>
      </w:ins>
      <w:ins w:id="376" w:author="lww" w:date="2017-12-26T23:55:00Z">
        <w:r w:rsidR="00A9106E">
          <w:rPr>
            <w:rFonts w:eastAsia="宋体" w:hint="eastAsia"/>
            <w:lang w:val="zh-TW"/>
          </w:rPr>
          <w:t>针</w:t>
        </w:r>
      </w:ins>
      <w:moveTo w:id="377" w:author="wang" w:date="2017-12-25T11:40:00Z">
        <w:del w:id="378" w:author="lww" w:date="2017-12-26T23:54:00Z">
          <w:r w:rsidR="000F009C" w:rsidDel="00A9106E">
            <w:rPr>
              <w:rFonts w:eastAsia="宋体" w:hint="eastAsia"/>
              <w:lang w:val="zh-TW" w:eastAsia="zh-TW"/>
            </w:rPr>
            <w:delText>只</w:delText>
          </w:r>
        </w:del>
        <w:r w:rsidR="000F009C">
          <w:rPr>
            <w:rFonts w:eastAsia="宋体" w:hint="eastAsia"/>
            <w:lang w:val="zh-TW" w:eastAsia="zh-TW"/>
          </w:rPr>
          <w:t>对每个预测失败的间接分支进行</w:t>
        </w:r>
      </w:moveTo>
      <w:ins w:id="379" w:author="lww" w:date="2017-12-27T00:01:00Z">
        <w:r w:rsidR="00C375C1">
          <w:rPr>
            <w:rFonts w:eastAsia="宋体" w:hint="eastAsia"/>
            <w:lang w:val="zh-TW" w:eastAsia="zh-TW"/>
          </w:rPr>
          <w:t>配件</w:t>
        </w:r>
        <w:r w:rsidR="00C375C1">
          <w:rPr>
            <w:rFonts w:eastAsia="宋体" w:hint="eastAsia"/>
            <w:lang w:val="zh-TW"/>
          </w:rPr>
          <w:t>（</w:t>
        </w:r>
        <w:r w:rsidR="00C375C1">
          <w:rPr>
            <w:rFonts w:eastAsia="宋体" w:hint="eastAsia"/>
            <w:lang w:val="zh-TW"/>
          </w:rPr>
          <w:t>gadget</w:t>
        </w:r>
        <w:r w:rsidR="00C375C1">
          <w:rPr>
            <w:rFonts w:eastAsia="宋体" w:hint="eastAsia"/>
            <w:lang w:val="zh-TW"/>
          </w:rPr>
          <w:t>）</w:t>
        </w:r>
      </w:ins>
      <w:moveTo w:id="380" w:author="wang" w:date="2017-12-25T11:40:00Z">
        <w:r w:rsidR="000F009C">
          <w:rPr>
            <w:rFonts w:eastAsia="宋体" w:hint="eastAsia"/>
            <w:lang w:val="zh-TW" w:eastAsia="zh-TW"/>
          </w:rPr>
          <w:t>检测</w:t>
        </w:r>
      </w:moveTo>
      <w:ins w:id="381" w:author="wang" w:date="2017-12-25T14:00:00Z">
        <w:r w:rsidR="008E7E9D">
          <w:rPr>
            <w:rFonts w:eastAsia="宋体" w:hint="eastAsia"/>
            <w:lang w:val="zh-TW"/>
          </w:rPr>
          <w:t>，</w:t>
        </w:r>
      </w:ins>
      <w:ins w:id="382" w:author="lww" w:date="2017-12-27T00:01:00Z">
        <w:r w:rsidR="00C375C1">
          <w:rPr>
            <w:rFonts w:eastAsia="宋体" w:hint="eastAsia"/>
            <w:lang w:val="zh-TW"/>
          </w:rPr>
          <w:t>该检测</w:t>
        </w:r>
      </w:ins>
      <w:ins w:id="383" w:author="lww" w:date="2017-12-26T23:58:00Z">
        <w:r w:rsidR="00C375C1">
          <w:rPr>
            <w:rFonts w:eastAsia="宋体" w:hint="eastAsia"/>
            <w:lang w:val="zh-TW"/>
          </w:rPr>
          <w:t>使用的是</w:t>
        </w:r>
      </w:ins>
      <w:ins w:id="384" w:author="lww" w:date="2017-12-27T00:11:00Z">
        <w:r w:rsidR="00481038">
          <w:rPr>
            <w:rFonts w:eastAsia="宋体" w:hint="eastAsia"/>
            <w:lang w:val="zh-TW"/>
          </w:rPr>
          <w:t>上一</w:t>
        </w:r>
      </w:ins>
      <w:ins w:id="385" w:author="lww" w:date="2017-12-26T23:55:00Z">
        <w:r w:rsidR="00C375C1">
          <w:rPr>
            <w:rFonts w:eastAsia="宋体" w:hint="eastAsia"/>
            <w:lang w:val="zh-TW"/>
          </w:rPr>
          <w:t>分支信息</w:t>
        </w:r>
      </w:ins>
      <w:ins w:id="386" w:author="lww" w:date="2017-12-26T23:56:00Z">
        <w:r w:rsidR="00C375C1">
          <w:rPr>
            <w:rFonts w:eastAsia="宋体" w:hint="eastAsia"/>
            <w:lang w:val="zh-TW"/>
          </w:rPr>
          <w:t>，不会</w:t>
        </w:r>
      </w:ins>
      <w:ins w:id="387" w:author="lww" w:date="2017-12-26T23:57:00Z">
        <w:r w:rsidR="00C375C1">
          <w:rPr>
            <w:rFonts w:eastAsia="宋体" w:hint="eastAsia"/>
            <w:lang w:val="zh-TW"/>
          </w:rPr>
          <w:t>被覆盖</w:t>
        </w:r>
      </w:ins>
      <w:ins w:id="388" w:author="wang" w:date="2017-12-25T14:00:00Z">
        <w:del w:id="389" w:author="lww" w:date="2017-12-26T23:57:00Z">
          <w:r w:rsidR="008E7E9D" w:rsidDel="00C375C1">
            <w:rPr>
              <w:rFonts w:eastAsia="宋体"/>
              <w:lang w:val="zh-TW"/>
            </w:rPr>
            <w:delText>这</w:delText>
          </w:r>
        </w:del>
      </w:ins>
      <w:moveTo w:id="390" w:author="wang" w:date="2017-12-25T11:40:00Z">
        <w:del w:id="391" w:author="lww" w:date="2017-12-26T23:57:00Z">
          <w:r w:rsidR="000F009C" w:rsidDel="00C375C1">
            <w:rPr>
              <w:rFonts w:eastAsia="宋体" w:hint="eastAsia"/>
              <w:lang w:val="zh-TW" w:eastAsia="zh-TW"/>
            </w:rPr>
            <w:delText>减少了需要记录的历史信息的规模，</w:delText>
          </w:r>
        </w:del>
        <w:del w:id="392" w:author="wang" w:date="2017-12-25T11:40:00Z">
          <w:r w:rsidR="000F009C" w:rsidDel="000F009C">
            <w:rPr>
              <w:rFonts w:eastAsia="宋体" w:hint="eastAsia"/>
              <w:lang w:val="zh-TW" w:eastAsia="zh-TW"/>
            </w:rPr>
            <w:delText>能够辅助</w:delText>
          </w:r>
        </w:del>
      </w:moveTo>
      <w:ins w:id="393" w:author="wang" w:date="2017-12-25T11:41:00Z">
        <w:del w:id="394" w:author="lww" w:date="2017-12-26T23:57:00Z">
          <w:r w:rsidR="00182B32" w:rsidDel="00C375C1">
            <w:rPr>
              <w:rFonts w:eastAsia="宋体" w:hint="eastAsia"/>
              <w:lang w:val="zh-TW"/>
            </w:rPr>
            <w:delText>能够</w:delText>
          </w:r>
          <w:r w:rsidR="00182B32" w:rsidDel="00C375C1">
            <w:rPr>
              <w:rFonts w:eastAsia="宋体"/>
              <w:lang w:val="zh-TW"/>
            </w:rPr>
            <w:delText>帮助</w:delText>
          </w:r>
        </w:del>
      </w:ins>
      <w:moveTo w:id="395" w:author="wang" w:date="2017-12-25T11:40:00Z">
        <w:del w:id="396" w:author="lww" w:date="2017-12-26T23:57:00Z">
          <w:r w:rsidR="000F009C" w:rsidDel="00C375C1">
            <w:rPr>
              <w:rFonts w:eastAsia="宋体" w:hint="eastAsia"/>
              <w:lang w:val="zh-TW" w:eastAsia="zh-TW"/>
            </w:rPr>
            <w:delText>解决历史覆盖不足的问题</w:delText>
          </w:r>
        </w:del>
      </w:moveTo>
      <w:ins w:id="397" w:author="wang" w:date="2017-12-25T11:42:00Z">
        <w:r w:rsidR="00182B32">
          <w:rPr>
            <w:rFonts w:eastAsiaTheme="minorEastAsia" w:hint="eastAsia"/>
            <w:lang w:val="zh-TW"/>
          </w:rPr>
          <w:t>；</w:t>
        </w:r>
      </w:ins>
      <w:moveTo w:id="398" w:author="wang" w:date="2017-12-25T11:40:00Z">
        <w:del w:id="399" w:author="wang" w:date="2017-12-25T11:42:00Z">
          <w:r w:rsidR="000F009C" w:rsidDel="00182B32">
            <w:rPr>
              <w:rFonts w:eastAsia="宋体" w:hint="eastAsia"/>
              <w:lang w:val="zh-TW" w:eastAsia="zh-TW"/>
            </w:rPr>
            <w:delText>。</w:delText>
          </w:r>
        </w:del>
      </w:moveTo>
      <w:moveToRangeEnd w:id="368"/>
      <w:ins w:id="400" w:author="wang" w:date="2017-12-25T11:42:00Z">
        <w:r w:rsidR="00182B32">
          <w:rPr>
            <w:rFonts w:eastAsia="宋体" w:hint="eastAsia"/>
            <w:lang w:val="zh-TW"/>
          </w:rPr>
          <w:t>另一方面，</w:t>
        </w:r>
      </w:ins>
      <w:del w:id="401" w:author="wang" w:date="2017-12-25T11:42:00Z">
        <w:r w:rsidR="00FE2FAB" w:rsidDel="00182B32">
          <w:rPr>
            <w:rFonts w:eastAsia="宋体" w:hint="eastAsia"/>
            <w:lang w:val="zh-TW" w:eastAsia="zh-TW"/>
          </w:rPr>
          <w:delText>直接</w:delText>
        </w:r>
      </w:del>
      <w:r w:rsidR="00FE2FAB">
        <w:rPr>
          <w:rFonts w:eastAsia="宋体" w:hint="eastAsia"/>
          <w:lang w:val="zh-TW" w:eastAsia="zh-TW"/>
        </w:rPr>
        <w:t>针对</w:t>
      </w:r>
      <w:ins w:id="402" w:author="lww" w:date="2017-12-26T23:58:00Z">
        <w:r w:rsidR="00C375C1">
          <w:rPr>
            <w:rFonts w:eastAsia="宋体" w:hint="eastAsia"/>
            <w:lang w:val="zh-TW" w:eastAsia="zh-TW"/>
          </w:rPr>
          <w:t>配件链</w:t>
        </w:r>
        <w:r w:rsidR="00C375C1">
          <w:rPr>
            <w:rFonts w:eastAsia="宋体" w:hint="eastAsia"/>
            <w:lang w:val="zh-TW"/>
          </w:rPr>
          <w:t>（</w:t>
        </w:r>
        <w:r w:rsidR="00C375C1">
          <w:rPr>
            <w:rFonts w:eastAsia="宋体" w:hint="eastAsia"/>
            <w:lang w:val="zh-TW"/>
          </w:rPr>
          <w:t>gadget chain</w:t>
        </w:r>
        <w:r w:rsidR="00C375C1">
          <w:rPr>
            <w:rFonts w:eastAsia="宋体" w:hint="eastAsia"/>
            <w:lang w:val="zh-TW"/>
          </w:rPr>
          <w:t>）</w:t>
        </w:r>
        <w:r w:rsidR="00C375C1">
          <w:rPr>
            <w:rFonts w:eastAsia="宋体" w:hint="eastAsia"/>
            <w:lang w:val="zh-TW" w:eastAsia="zh-TW"/>
          </w:rPr>
          <w:t>检测</w:t>
        </w:r>
        <w:r w:rsidR="00C375C1">
          <w:rPr>
            <w:rFonts w:eastAsia="宋体" w:hint="eastAsia"/>
            <w:lang w:val="zh-TW"/>
          </w:rPr>
          <w:t>，</w:t>
        </w:r>
      </w:ins>
      <w:ins w:id="403" w:author="lww" w:date="2017-12-26T23:59:00Z">
        <w:r w:rsidR="00481038">
          <w:rPr>
            <w:rFonts w:eastAsia="宋体" w:hint="eastAsia"/>
            <w:lang w:val="zh-TW" w:eastAsia="zh-TW"/>
          </w:rPr>
          <w:t>本</w:t>
        </w:r>
      </w:ins>
      <w:ins w:id="404" w:author="lww" w:date="2017-12-27T00:05:00Z">
        <w:r w:rsidR="00481038">
          <w:rPr>
            <w:rFonts w:eastAsia="宋体" w:hint="eastAsia"/>
            <w:lang w:val="zh-TW"/>
          </w:rPr>
          <w:t>方法</w:t>
        </w:r>
      </w:ins>
      <w:ins w:id="405" w:author="lww" w:date="2017-12-27T00:06:00Z">
        <w:r w:rsidR="00481038">
          <w:rPr>
            <w:rFonts w:eastAsia="宋体" w:hint="eastAsia"/>
            <w:lang w:val="zh-TW" w:eastAsia="zh-TW"/>
          </w:rPr>
          <w:t>会识别</w:t>
        </w:r>
      </w:ins>
      <w:ins w:id="406" w:author="lww" w:date="2017-12-27T00:02:00Z">
        <w:r w:rsidR="00C375C1">
          <w:rPr>
            <w:rFonts w:eastAsia="宋体" w:hint="eastAsia"/>
            <w:lang w:val="zh-TW" w:eastAsia="zh-TW"/>
          </w:rPr>
          <w:t>长</w:t>
        </w:r>
      </w:ins>
      <w:del w:id="407" w:author="lww" w:date="2017-12-27T00:02:00Z">
        <w:r w:rsidR="00FE2FAB" w:rsidDel="00C375C1">
          <w:rPr>
            <w:rFonts w:eastAsia="宋体" w:hint="eastAsia"/>
            <w:lang w:val="zh-TW" w:eastAsia="zh-TW"/>
          </w:rPr>
          <w:delText>检测时</w:delText>
        </w:r>
      </w:del>
      <w:del w:id="408" w:author="wang" w:date="2017-12-25T14:00:00Z">
        <w:r w:rsidR="00FE2FAB" w:rsidDel="008E7E9D">
          <w:rPr>
            <w:rFonts w:eastAsia="宋体" w:hint="eastAsia"/>
            <w:lang w:val="zh-TW" w:eastAsia="zh-TW"/>
          </w:rPr>
          <w:delText>候</w:delText>
        </w:r>
      </w:del>
      <w:del w:id="409" w:author="lww" w:date="2017-12-27T00:02:00Z">
        <w:r w:rsidR="00FE2FAB" w:rsidDel="00C375C1">
          <w:rPr>
            <w:rFonts w:eastAsia="宋体" w:hint="eastAsia"/>
            <w:lang w:val="zh-TW" w:eastAsia="zh-TW"/>
          </w:rPr>
          <w:delText>的系统状态来更精确的判定疑似</w:delText>
        </w:r>
      </w:del>
      <w:del w:id="410" w:author="lww" w:date="2017-12-27T00:03:00Z">
        <w:r w:rsidR="00FE2FAB" w:rsidDel="00C375C1">
          <w:delText>“</w:delText>
        </w:r>
      </w:del>
      <w:r w:rsidR="00FE2FAB">
        <w:rPr>
          <w:rFonts w:eastAsia="宋体" w:hint="eastAsia"/>
          <w:lang w:val="zh-TW" w:eastAsia="zh-TW"/>
        </w:rPr>
        <w:t>空</w:t>
      </w:r>
      <w:ins w:id="411" w:author="lww" w:date="2017-12-27T00:03:00Z">
        <w:r w:rsidR="00C375C1">
          <w:rPr>
            <w:rFonts w:eastAsiaTheme="minorEastAsia" w:hint="eastAsia"/>
            <w:lang w:eastAsia="zh-TW"/>
          </w:rPr>
          <w:t>配件</w:t>
        </w:r>
      </w:ins>
      <w:del w:id="412" w:author="lww" w:date="2017-12-27T00:03:00Z">
        <w:r w:rsidR="00FE2FAB" w:rsidDel="00C375C1">
          <w:delText>”</w:delText>
        </w:r>
      </w:del>
      <w:r w:rsidR="00FE2FAB">
        <w:rPr>
          <w:rFonts w:eastAsia="宋体" w:hint="eastAsia"/>
          <w:lang w:val="zh-TW" w:eastAsia="zh-TW"/>
        </w:rPr>
        <w:t>（</w:t>
      </w:r>
      <w:ins w:id="413" w:author="lww" w:date="2017-12-27T00:03:00Z">
        <w:r w:rsidR="00C375C1">
          <w:rPr>
            <w:rFonts w:eastAsia="宋体" w:hint="eastAsia"/>
            <w:lang w:val="zh-TW" w:eastAsia="zh-TW"/>
          </w:rPr>
          <w:t>long</w:t>
        </w:r>
        <w:r w:rsidR="00C375C1">
          <w:rPr>
            <w:rFonts w:eastAsia="宋体" w:hint="eastAsia"/>
            <w:lang w:val="zh-TW"/>
          </w:rPr>
          <w:t xml:space="preserve"> </w:t>
        </w:r>
      </w:ins>
      <w:r w:rsidR="00FE2FAB">
        <w:t>NOP</w:t>
      </w:r>
      <w:ins w:id="414" w:author="lww" w:date="2017-12-27T00:03:00Z">
        <w:r w:rsidR="00C375C1">
          <w:rPr>
            <w:rFonts w:eastAsiaTheme="minorEastAsia" w:hint="eastAsia"/>
          </w:rPr>
          <w:t xml:space="preserve"> gadget</w:t>
        </w:r>
      </w:ins>
      <w:r w:rsidR="00FE2FAB">
        <w:rPr>
          <w:rFonts w:eastAsia="宋体" w:hint="eastAsia"/>
          <w:lang w:val="zh-TW" w:eastAsia="zh-TW"/>
        </w:rPr>
        <w:t>）</w:t>
      </w:r>
      <w:del w:id="415" w:author="lww" w:date="2017-12-27T00:03:00Z">
        <w:r w:rsidR="00FE2FAB" w:rsidDel="00C375C1">
          <w:rPr>
            <w:rFonts w:eastAsia="宋体" w:hint="eastAsia"/>
            <w:lang w:val="zh-TW" w:eastAsia="zh-TW"/>
          </w:rPr>
          <w:delText>操作</w:delText>
        </w:r>
      </w:del>
      <w:ins w:id="416" w:author="lww" w:date="2017-12-27T00:03:00Z">
        <w:r w:rsidR="00C375C1">
          <w:rPr>
            <w:rFonts w:eastAsia="宋体" w:hint="eastAsia"/>
            <w:lang w:val="zh-TW"/>
          </w:rPr>
          <w:t xml:space="preserve"> </w:t>
        </w:r>
      </w:ins>
      <w:r w:rsidR="00FE2FAB">
        <w:rPr>
          <w:rFonts w:eastAsia="宋体" w:hint="eastAsia"/>
          <w:lang w:val="zh-TW" w:eastAsia="zh-TW"/>
        </w:rPr>
        <w:t>，避免</w:t>
      </w:r>
      <w:ins w:id="417" w:author="lww" w:date="2017-12-27T00:03:00Z">
        <w:r w:rsidR="00C375C1">
          <w:rPr>
            <w:rFonts w:eastAsia="宋体" w:hint="eastAsia"/>
            <w:lang w:val="zh-TW" w:eastAsia="zh-TW"/>
          </w:rPr>
          <w:t>了</w:t>
        </w:r>
      </w:ins>
      <w:r w:rsidR="00FE2FAB">
        <w:rPr>
          <w:rFonts w:eastAsia="宋体" w:hint="eastAsia"/>
          <w:lang w:val="zh-TW" w:eastAsia="zh-TW"/>
        </w:rPr>
        <w:t>长空</w:t>
      </w:r>
      <w:ins w:id="418" w:author="lww" w:date="2017-12-27T00:04:00Z">
        <w:r w:rsidR="00C375C1">
          <w:rPr>
            <w:rFonts w:eastAsia="宋体" w:hint="eastAsia"/>
            <w:lang w:val="zh-TW" w:eastAsia="zh-TW"/>
          </w:rPr>
          <w:t>配件</w:t>
        </w:r>
        <w:r w:rsidR="00C375C1">
          <w:rPr>
            <w:rFonts w:eastAsia="宋体" w:hint="eastAsia"/>
            <w:lang w:eastAsia="zh-TW"/>
          </w:rPr>
          <w:t>引起配件链检测中断</w:t>
        </w:r>
      </w:ins>
      <w:ins w:id="419" w:author="lww" w:date="2017-12-27T00:06:00Z">
        <w:r w:rsidR="00481038">
          <w:rPr>
            <w:rFonts w:eastAsia="宋体" w:hint="eastAsia"/>
          </w:rPr>
          <w:t>，</w:t>
        </w:r>
      </w:ins>
      <w:del w:id="420" w:author="lww" w:date="2017-12-27T00:04:00Z">
        <w:r w:rsidR="00FE2FAB" w:rsidDel="00C375C1">
          <w:rPr>
            <w:rFonts w:eastAsia="宋体" w:hint="eastAsia"/>
            <w:lang w:val="zh-TW" w:eastAsia="zh-TW"/>
          </w:rPr>
          <w:delText>（</w:delText>
        </w:r>
        <w:r w:rsidR="00FE2FAB" w:rsidDel="00C375C1">
          <w:delText>long NOP</w:delText>
        </w:r>
        <w:r w:rsidR="00FE2FAB" w:rsidDel="00C375C1">
          <w:rPr>
            <w:rFonts w:eastAsia="宋体" w:hint="eastAsia"/>
            <w:lang w:val="zh-TW" w:eastAsia="zh-TW"/>
          </w:rPr>
          <w:delText>）操作</w:delText>
        </w:r>
      </w:del>
      <w:r w:rsidR="00FE2FAB">
        <w:rPr>
          <w:rFonts w:eastAsia="宋体" w:hint="eastAsia"/>
          <w:lang w:val="zh-TW" w:eastAsia="zh-TW"/>
        </w:rPr>
        <w:t>覆盖</w:t>
      </w:r>
      <w:ins w:id="421" w:author="lww" w:date="2017-12-27T00:03:00Z">
        <w:r w:rsidR="00C375C1">
          <w:rPr>
            <w:rFonts w:eastAsia="宋体" w:hint="eastAsia"/>
            <w:lang w:val="zh-TW"/>
          </w:rPr>
          <w:t>配件链历史信息</w:t>
        </w:r>
      </w:ins>
      <w:del w:id="422" w:author="lww" w:date="2017-12-27T00:03:00Z">
        <w:r w:rsidR="00FE2FAB" w:rsidDel="00C375C1">
          <w:rPr>
            <w:rFonts w:eastAsia="宋体" w:hint="eastAsia"/>
            <w:lang w:val="zh-TW" w:eastAsia="zh-TW"/>
          </w:rPr>
          <w:delText>历史检测数据</w:delText>
        </w:r>
      </w:del>
      <w:del w:id="423" w:author="lww" w:date="2017-12-27T00:06:00Z">
        <w:r w:rsidR="00FE2FAB" w:rsidDel="00481038">
          <w:rPr>
            <w:rFonts w:eastAsia="宋体" w:hint="eastAsia"/>
            <w:lang w:val="zh-TW" w:eastAsia="zh-TW"/>
          </w:rPr>
          <w:delText>，克服其它基于硬件辅助的</w:delText>
        </w:r>
      </w:del>
      <w:ins w:id="424" w:author="wang" w:date="2017-12-25T11:41:00Z">
        <w:del w:id="425" w:author="lww" w:date="2017-12-27T00:06:00Z">
          <w:r w:rsidR="00182B32" w:rsidDel="00481038">
            <w:rPr>
              <w:rFonts w:eastAsia="宋体" w:hint="eastAsia"/>
              <w:lang w:val="zh-TW"/>
            </w:rPr>
            <w:delText>更好</w:delText>
          </w:r>
          <w:r w:rsidR="00182B32" w:rsidDel="00481038">
            <w:rPr>
              <w:rFonts w:eastAsia="宋体"/>
              <w:lang w:val="zh-TW"/>
            </w:rPr>
            <w:delText>的缓解了</w:delText>
          </w:r>
        </w:del>
      </w:ins>
      <w:del w:id="426" w:author="lww" w:date="2017-12-27T00:06:00Z">
        <w:r w:rsidR="00FE2FAB" w:rsidDel="00481038">
          <w:delText>CFI</w:delText>
        </w:r>
        <w:r w:rsidR="00FE2FAB" w:rsidDel="00481038">
          <w:rPr>
            <w:rFonts w:eastAsia="宋体" w:hint="eastAsia"/>
            <w:lang w:val="zh-TW" w:eastAsia="zh-TW"/>
          </w:rPr>
          <w:delText>检测方法面临的历史</w:delText>
        </w:r>
      </w:del>
      <w:del w:id="427" w:author="lww" w:date="2017-12-27T00:04:00Z">
        <w:r w:rsidR="00FE2FAB" w:rsidDel="00C375C1">
          <w:rPr>
            <w:rFonts w:eastAsia="宋体" w:hint="eastAsia"/>
            <w:lang w:val="zh-TW" w:eastAsia="zh-TW"/>
          </w:rPr>
          <w:delText>覆盖</w:delText>
        </w:r>
      </w:del>
      <w:ins w:id="428" w:author="wang" w:date="2017-12-25T11:20:00Z">
        <w:del w:id="429" w:author="lww" w:date="2017-12-27T00:04:00Z">
          <w:r w:rsidR="004A00E2" w:rsidDel="00C375C1">
            <w:rPr>
              <w:rFonts w:eastAsia="宋体" w:hint="eastAsia"/>
              <w:lang w:val="zh-TW"/>
            </w:rPr>
            <w:delText>不足</w:delText>
          </w:r>
          <w:r w:rsidR="004A00E2" w:rsidDel="00C375C1">
            <w:rPr>
              <w:rFonts w:eastAsia="宋体"/>
              <w:lang w:val="zh-TW"/>
            </w:rPr>
            <w:delText>的</w:delText>
          </w:r>
        </w:del>
      </w:ins>
      <w:del w:id="430" w:author="lww" w:date="2017-12-27T00:06:00Z">
        <w:r w:rsidR="00FE2FAB" w:rsidDel="00481038">
          <w:rPr>
            <w:rFonts w:eastAsia="宋体" w:hint="eastAsia"/>
            <w:lang w:val="zh-TW" w:eastAsia="zh-TW"/>
          </w:rPr>
          <w:delText>问题</w:delText>
        </w:r>
      </w:del>
      <w:r w:rsidR="00FE2FAB">
        <w:rPr>
          <w:rFonts w:eastAsia="宋体" w:hint="eastAsia"/>
          <w:lang w:val="zh-TW" w:eastAsia="zh-TW"/>
        </w:rPr>
        <w:t>。</w:t>
      </w:r>
    </w:p>
    <w:p w14:paraId="7E5572F1" w14:textId="6B57CE7E" w:rsidR="00AC2565" w:rsidRDefault="00276D8E">
      <w:pPr>
        <w:pStyle w:val="A6"/>
        <w:ind w:firstLine="372"/>
        <w:rPr>
          <w:rFonts w:ascii="宋体" w:eastAsia="宋体" w:hAnsi="宋体" w:cs="宋体"/>
          <w:lang w:val="zh-TW" w:eastAsia="zh-TW"/>
        </w:rPr>
      </w:pPr>
      <w:ins w:id="431" w:author="wang" w:date="2017-12-25T11:40:00Z">
        <w:r>
          <w:rPr>
            <w:rFonts w:eastAsia="PMingLiU"/>
            <w:lang w:val="zh-TW" w:eastAsia="zh-TW"/>
          </w:rPr>
          <w:t>4</w:t>
        </w:r>
      </w:ins>
      <w:ins w:id="432" w:author="wang" w:date="2017-12-25T11:38:00Z">
        <w:r>
          <w:rPr>
            <w:rFonts w:eastAsiaTheme="minorEastAsia" w:hint="eastAsia"/>
            <w:lang w:val="zh-TW"/>
          </w:rPr>
          <w:t>）</w:t>
        </w:r>
      </w:ins>
      <w:del w:id="433" w:author="wang" w:date="2017-12-25T11:38:00Z">
        <w:r w:rsidR="00FE2FAB" w:rsidDel="00276D8E">
          <w:delText>4</w:delText>
        </w:r>
        <w:r w:rsidR="00FE2FAB" w:rsidDel="00276D8E">
          <w:rPr>
            <w:rFonts w:eastAsia="宋体" w:hint="eastAsia"/>
            <w:lang w:val="zh-TW" w:eastAsia="zh-TW"/>
          </w:rPr>
          <w:delText>）</w:delText>
        </w:r>
      </w:del>
      <w:r w:rsidR="00FE2FAB">
        <w:rPr>
          <w:rFonts w:eastAsia="宋体" w:hint="eastAsia"/>
          <w:lang w:val="zh-TW" w:eastAsia="zh-TW"/>
        </w:rPr>
        <w:t>引入系统调用参数检测方法，通过判断其与上一个</w:t>
      </w:r>
      <w:del w:id="434" w:author="wang" w:date="2017-12-25T11:20:00Z">
        <w:r w:rsidR="00FE2FAB" w:rsidDel="00B46030">
          <w:delText>gadget</w:delText>
        </w:r>
      </w:del>
      <w:ins w:id="435" w:author="wang" w:date="2017-12-25T11:20:00Z">
        <w:r w:rsidR="00B46030">
          <w:rPr>
            <w:rFonts w:eastAsiaTheme="minorEastAsia" w:hint="eastAsia"/>
          </w:rPr>
          <w:t>配件</w:t>
        </w:r>
      </w:ins>
      <w:r w:rsidR="00FE2FAB">
        <w:rPr>
          <w:rFonts w:eastAsia="宋体" w:hint="eastAsia"/>
          <w:lang w:val="zh-TW" w:eastAsia="zh-TW"/>
        </w:rPr>
        <w:t>对应的系统架构值之间的相似性来检测</w:t>
      </w:r>
      <w:del w:id="436" w:author="wang" w:date="2017-12-25T11:20:00Z">
        <w:r w:rsidR="00FE2FAB" w:rsidDel="00B46030">
          <w:delText>ROP</w:delText>
        </w:r>
      </w:del>
      <w:r w:rsidR="00FE2FAB">
        <w:rPr>
          <w:rFonts w:eastAsia="宋体" w:hint="eastAsia"/>
          <w:lang w:val="zh-TW" w:eastAsia="zh-TW"/>
        </w:rPr>
        <w:t>攻击，能够识别</w:t>
      </w:r>
      <w:ins w:id="437" w:author="wang" w:date="2017-12-25T11:20:00Z">
        <w:r w:rsidR="00B46030">
          <w:rPr>
            <w:rFonts w:eastAsiaTheme="minorEastAsia" w:hint="eastAsia"/>
            <w:lang w:val="zh-TW"/>
          </w:rPr>
          <w:t>已有</w:t>
        </w:r>
      </w:ins>
      <w:del w:id="438" w:author="wang" w:date="2017-12-25T11:20:00Z">
        <w:r w:rsidR="00FE2FAB" w:rsidDel="00B46030">
          <w:rPr>
            <w:rFonts w:eastAsia="宋体" w:hint="eastAsia"/>
            <w:lang w:val="zh-TW" w:eastAsia="zh-TW"/>
          </w:rPr>
          <w:delText>其他</w:delText>
        </w:r>
      </w:del>
      <w:r w:rsidR="00FE2FAB">
        <w:t>CFI</w:t>
      </w:r>
      <w:r w:rsidR="00FE2FAB">
        <w:rPr>
          <w:rFonts w:eastAsia="宋体" w:hint="eastAsia"/>
          <w:lang w:val="zh-TW" w:eastAsia="zh-TW"/>
        </w:rPr>
        <w:t>检测方法覆盖不到的短</w:t>
      </w:r>
      <w:ins w:id="439" w:author="wang" w:date="2017-12-25T11:20:00Z">
        <w:r w:rsidR="00AF68F4">
          <w:rPr>
            <w:rFonts w:eastAsia="宋体" w:hint="eastAsia"/>
            <w:lang w:val="zh-TW"/>
          </w:rPr>
          <w:t>配件</w:t>
        </w:r>
      </w:ins>
      <w:del w:id="440" w:author="wang" w:date="2017-12-25T11:20:00Z">
        <w:r w:rsidR="00FE2FAB" w:rsidDel="00AF68F4">
          <w:delText>gadget</w:delText>
        </w:r>
      </w:del>
      <w:r w:rsidR="00FE2FAB">
        <w:rPr>
          <w:rFonts w:eastAsia="宋体" w:hint="eastAsia"/>
          <w:lang w:val="zh-TW" w:eastAsia="zh-TW"/>
        </w:rPr>
        <w:t>链的</w:t>
      </w:r>
      <w:r w:rsidR="00FE2FAB">
        <w:t>ROP</w:t>
      </w:r>
      <w:r w:rsidR="00FE2FAB">
        <w:rPr>
          <w:rFonts w:eastAsia="宋体" w:hint="eastAsia"/>
          <w:lang w:val="zh-TW" w:eastAsia="zh-TW"/>
        </w:rPr>
        <w:t>攻击。</w:t>
      </w:r>
    </w:p>
    <w:p w14:paraId="2F27916C" w14:textId="77777777" w:rsidR="00AC2565" w:rsidRDefault="00AC2565">
      <w:pPr>
        <w:pStyle w:val="a0"/>
        <w:ind w:firstLine="0"/>
        <w:rPr>
          <w:rFonts w:ascii="宋体" w:eastAsia="宋体" w:hAnsi="宋体" w:cs="宋体"/>
          <w:lang w:val="zh-TW" w:eastAsia="zh-TW"/>
        </w:rPr>
      </w:pPr>
    </w:p>
    <w:p w14:paraId="1C02981B" w14:textId="77777777" w:rsidR="00AC2565" w:rsidRDefault="00FE2FAB">
      <w:pPr>
        <w:pStyle w:val="a0"/>
        <w:ind w:left="372" w:firstLine="0"/>
        <w:rPr>
          <w:rFonts w:ascii="宋体" w:eastAsia="宋体" w:hAnsi="宋体" w:cs="宋体"/>
          <w:lang w:val="zh-TW" w:eastAsia="zh-TW"/>
        </w:rPr>
      </w:pPr>
      <w:r>
        <w:rPr>
          <w:rFonts w:eastAsia="宋体" w:hint="eastAsia"/>
          <w:lang w:val="zh-TW" w:eastAsia="zh-TW"/>
        </w:rPr>
        <w:t>本文后续章节组织方式如下：</w:t>
      </w:r>
    </w:p>
    <w:p w14:paraId="2A91FC4E" w14:textId="7AFBC5D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首先，</w:t>
      </w:r>
      <w:commentRangeStart w:id="441"/>
      <w:del w:id="442" w:author="wang" w:date="2017-12-25T11:21:00Z">
        <w:r w:rsidDel="00522FE4">
          <w:rPr>
            <w:rFonts w:eastAsia="宋体" w:hint="eastAsia"/>
            <w:lang w:eastAsia="zh-TW"/>
          </w:rPr>
          <w:delText>介绍和本文方法相关的研究和术语</w:delText>
        </w:r>
      </w:del>
      <w:ins w:id="443" w:author="wang" w:date="2017-12-25T11:21:00Z">
        <w:r w:rsidR="00522FE4">
          <w:rPr>
            <w:rFonts w:eastAsia="宋体" w:hint="eastAsia"/>
            <w:lang w:eastAsia="zh-TW"/>
          </w:rPr>
          <w:t>介绍和本文方法</w:t>
        </w:r>
        <w:r w:rsidR="00522FE4">
          <w:rPr>
            <w:rFonts w:eastAsia="宋体" w:hint="eastAsia"/>
          </w:rPr>
          <w:t>的研究</w:t>
        </w:r>
        <w:r w:rsidR="00522FE4">
          <w:rPr>
            <w:rFonts w:eastAsia="宋体"/>
          </w:rPr>
          <w:t>背景</w:t>
        </w:r>
      </w:ins>
      <w:r>
        <w:rPr>
          <w:rFonts w:eastAsia="宋体" w:hint="eastAsia"/>
          <w:lang w:eastAsia="zh-TW"/>
        </w:rPr>
        <w:t>。</w:t>
      </w:r>
      <w:commentRangeEnd w:id="441"/>
      <w:r>
        <w:commentReference w:id="441"/>
      </w:r>
    </w:p>
    <w:p w14:paraId="3D891487"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然后，对本文提出的</w:t>
      </w:r>
      <w:r>
        <w:t>PerfCFI</w:t>
      </w:r>
      <w:r>
        <w:rPr>
          <w:rFonts w:eastAsia="宋体" w:hint="eastAsia"/>
          <w:lang w:eastAsia="zh-TW"/>
        </w:rPr>
        <w:t>检测方法进行详细介绍；</w:t>
      </w:r>
    </w:p>
    <w:p w14:paraId="4EE550DD" w14:textId="2C993A9F"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其次，对</w:t>
      </w:r>
      <w:ins w:id="444" w:author="lww" w:date="2017-12-27T00:09:00Z">
        <w:r w:rsidR="00481038">
          <w:rPr>
            <w:rFonts w:eastAsia="宋体" w:hint="eastAsia"/>
          </w:rPr>
          <w:t>Pe</w:t>
        </w:r>
      </w:ins>
      <w:ins w:id="445" w:author="lww" w:date="2017-12-27T00:10:00Z">
        <w:r w:rsidR="00481038">
          <w:rPr>
            <w:rFonts w:eastAsia="宋体" w:hint="eastAsia"/>
          </w:rPr>
          <w:t>rfCFI</w:t>
        </w:r>
      </w:ins>
      <w:del w:id="446" w:author="lww" w:date="2017-12-27T00:09:00Z">
        <w:r w:rsidDel="00481038">
          <w:rPr>
            <w:rFonts w:eastAsia="宋体" w:hint="eastAsia"/>
            <w:lang w:eastAsia="zh-TW"/>
          </w:rPr>
          <w:delText>本文原型</w:delText>
        </w:r>
      </w:del>
      <w:r>
        <w:rPr>
          <w:rFonts w:eastAsia="宋体" w:hint="eastAsia"/>
          <w:lang w:eastAsia="zh-TW"/>
        </w:rPr>
        <w:t>系统实现方式进行详细的描述；</w:t>
      </w:r>
    </w:p>
    <w:p w14:paraId="4E5C159C" w14:textId="61FB2556"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接着，对</w:t>
      </w:r>
      <w:ins w:id="447" w:author="lww" w:date="2017-12-27T00:09:00Z">
        <w:r w:rsidR="00481038">
          <w:rPr>
            <w:rFonts w:eastAsia="宋体" w:hint="eastAsia"/>
          </w:rPr>
          <w:t>PerfCFI</w:t>
        </w:r>
        <w:r w:rsidR="00481038">
          <w:rPr>
            <w:rFonts w:eastAsia="宋体" w:hint="eastAsia"/>
          </w:rPr>
          <w:t>系统实现</w:t>
        </w:r>
      </w:ins>
      <w:del w:id="448" w:author="lww" w:date="2017-12-27T00:09:00Z">
        <w:r w:rsidDel="00481038">
          <w:rPr>
            <w:rFonts w:eastAsia="宋体" w:hint="eastAsia"/>
            <w:lang w:eastAsia="zh-TW"/>
          </w:rPr>
          <w:delText>本文实现的原型系统</w:delText>
        </w:r>
      </w:del>
      <w:r>
        <w:rPr>
          <w:rFonts w:eastAsia="宋体" w:hint="eastAsia"/>
          <w:lang w:eastAsia="zh-TW"/>
        </w:rPr>
        <w:t>进行性能及安全性评估；</w:t>
      </w:r>
    </w:p>
    <w:p w14:paraId="3DB5EE05"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第五，针对相关研究进行阐述；</w:t>
      </w:r>
    </w:p>
    <w:p w14:paraId="07790252"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最后，对本文进行总结与展望。</w:t>
      </w:r>
    </w:p>
    <w:p w14:paraId="485AC8B9" w14:textId="77777777" w:rsidR="00AC2565" w:rsidRDefault="00AC2565">
      <w:pPr>
        <w:pStyle w:val="a0"/>
        <w:ind w:firstLine="0"/>
        <w:rPr>
          <w:rFonts w:ascii="宋体" w:eastAsia="宋体" w:hAnsi="宋体" w:cs="宋体"/>
          <w:lang w:val="zh-TW" w:eastAsia="zh-TW"/>
        </w:rPr>
      </w:pPr>
    </w:p>
    <w:p w14:paraId="5DD33F3E"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研究背景</w:t>
      </w:r>
      <w:r>
        <w:rPr>
          <w:rFonts w:ascii="黑体" w:eastAsia="黑体" w:hAnsi="黑体" w:cs="黑体"/>
          <w:lang w:val="zh-TW" w:eastAsia="zh-TW"/>
        </w:rPr>
        <w:br/>
      </w:r>
      <w:commentRangeStart w:id="449"/>
    </w:p>
    <w:p w14:paraId="0C2E05CB" w14:textId="2F6DD495" w:rsidR="00AC2565" w:rsidRDefault="00FE2FAB">
      <w:pPr>
        <w:pStyle w:val="A6"/>
        <w:ind w:firstLine="360"/>
        <w:rPr>
          <w:rFonts w:ascii="宋体" w:eastAsia="宋体" w:hAnsi="宋体" w:cs="宋体"/>
          <w:lang w:val="zh-TW" w:eastAsia="zh-TW"/>
        </w:rPr>
      </w:pPr>
      <w:del w:id="450" w:author="wang" w:date="2017-12-25T11:22:00Z">
        <w:r w:rsidDel="00496435">
          <w:rPr>
            <w:rFonts w:eastAsia="宋体" w:hint="eastAsia"/>
            <w:lang w:val="zh-TW" w:eastAsia="zh-TW"/>
          </w:rPr>
          <w:delText>本章节介绍本文方法用到的相关术语</w:delText>
        </w:r>
        <w:commentRangeEnd w:id="449"/>
        <w:r w:rsidDel="00496435">
          <w:commentReference w:id="449"/>
        </w:r>
      </w:del>
      <w:r>
        <w:rPr>
          <w:rFonts w:eastAsia="宋体" w:hint="eastAsia"/>
          <w:lang w:val="zh-TW" w:eastAsia="zh-TW"/>
        </w:rPr>
        <w:t>。</w:t>
      </w:r>
    </w:p>
    <w:p w14:paraId="5CA0EF2C" w14:textId="77777777" w:rsidR="00AC2565" w:rsidRDefault="00FE2FAB">
      <w:pPr>
        <w:pStyle w:val="A6"/>
        <w:ind w:firstLine="360"/>
        <w:rPr>
          <w:ins w:id="451" w:author="wang" w:date="2017-12-25T14:16:00Z"/>
          <w:rFonts w:eastAsia="PMingLiU"/>
          <w:lang w:val="zh-TW" w:eastAsia="zh-TW"/>
        </w:rPr>
      </w:pPr>
      <w:r>
        <w:rPr>
          <w:lang w:eastAsia="zh-TW"/>
        </w:rPr>
        <w:t>ROP</w:t>
      </w:r>
      <w:r>
        <w:rPr>
          <w:rFonts w:eastAsia="宋体" w:hint="eastAsia"/>
          <w:lang w:val="zh-TW" w:eastAsia="zh-TW"/>
        </w:rPr>
        <w:t>（</w:t>
      </w:r>
      <w:r>
        <w:rPr>
          <w:lang w:eastAsia="zh-TW"/>
        </w:rPr>
        <w:t>Return-Oriented Programming</w:t>
      </w:r>
      <w:r>
        <w:rPr>
          <w:rFonts w:eastAsia="宋体" w:hint="eastAsia"/>
          <w:lang w:val="zh-TW" w:eastAsia="zh-TW"/>
        </w:rPr>
        <w:t>，面向返回编程）：是一种利用代码复用技术的攻击方法。攻击者扫描已有的动态链接库和可执行文件，提取出可以利用的指令片段（</w:t>
      </w:r>
      <w:r>
        <w:rPr>
          <w:lang w:eastAsia="zh-TW"/>
        </w:rPr>
        <w:t>gadget</w:t>
      </w:r>
      <w:r>
        <w:rPr>
          <w:rFonts w:eastAsia="宋体" w:hint="eastAsia"/>
          <w:lang w:val="zh-TW" w:eastAsia="zh-TW"/>
        </w:rPr>
        <w:t>），这些指令片段均已</w:t>
      </w:r>
      <w:r>
        <w:rPr>
          <w:lang w:eastAsia="zh-TW"/>
        </w:rPr>
        <w:t>ret</w:t>
      </w:r>
      <w:r>
        <w:rPr>
          <w:rFonts w:eastAsia="宋体" w:hint="eastAsia"/>
          <w:lang w:val="zh-TW" w:eastAsia="zh-TW"/>
        </w:rPr>
        <w:t>指令结尾，即用</w:t>
      </w:r>
      <w:r>
        <w:rPr>
          <w:lang w:eastAsia="zh-TW"/>
        </w:rPr>
        <w:t>ret</w:t>
      </w:r>
      <w:r>
        <w:rPr>
          <w:rFonts w:eastAsia="宋体" w:hint="eastAsia"/>
          <w:lang w:val="zh-TW" w:eastAsia="zh-TW"/>
        </w:rPr>
        <w:t>指令实现指令片段执行流的链接。操作系统通过栈来进行函数的调用和返回。函数的调用和返回就是通过压栈和出栈来实现的。每个程序都会维护一个程序运行栈，栈为所有函数共享，每次函数调用，系统会分配一个栈桢给当前被调用函数，用于参数的传递、局部变量的维护、返回地址的填入等。</w:t>
      </w:r>
      <w:r>
        <w:t>ROP</w:t>
      </w:r>
      <w:r>
        <w:rPr>
          <w:rFonts w:eastAsia="宋体" w:hint="eastAsia"/>
          <w:lang w:val="zh-TW" w:eastAsia="zh-TW"/>
        </w:rPr>
        <w:t>攻击就是利用以</w:t>
      </w:r>
      <w:r>
        <w:t>ret</w:t>
      </w:r>
      <w:r>
        <w:rPr>
          <w:rFonts w:eastAsia="宋体" w:hint="eastAsia"/>
          <w:lang w:val="zh-TW" w:eastAsia="zh-TW"/>
        </w:rPr>
        <w:t>结尾的程序片段，操作这些栈桢相关的寄存器，控制程序的流程，执行相应的</w:t>
      </w:r>
      <w:r>
        <w:t>gadget</w:t>
      </w:r>
      <w:r>
        <w:rPr>
          <w:rFonts w:eastAsia="宋体" w:hint="eastAsia"/>
          <w:lang w:val="zh-TW" w:eastAsia="zh-TW"/>
        </w:rPr>
        <w:t>，实施攻击者预设的目标。</w:t>
      </w:r>
    </w:p>
    <w:p w14:paraId="154E4495" w14:textId="1DDFD851" w:rsidR="0014293F" w:rsidRPr="004E43BB" w:rsidRDefault="0014293F">
      <w:pPr>
        <w:pStyle w:val="A6"/>
        <w:ind w:firstLine="360"/>
        <w:rPr>
          <w:rFonts w:ascii="宋体" w:eastAsiaTheme="minorEastAsia" w:hAnsi="宋体" w:cs="宋体"/>
          <w:lang w:val="zh-TW" w:eastAsia="zh-TW"/>
          <w:rPrChange w:id="452" w:author="wang" w:date="2017-12-25T14:16:00Z">
            <w:rPr>
              <w:rFonts w:ascii="宋体" w:eastAsia="宋体" w:hAnsi="宋体" w:cs="宋体"/>
              <w:lang w:val="zh-TW" w:eastAsia="zh-TW"/>
            </w:rPr>
          </w:rPrChange>
        </w:rPr>
      </w:pPr>
      <w:ins w:id="453" w:author="wang" w:date="2017-12-25T14:16:00Z">
        <w:r>
          <w:t>ROP</w:t>
        </w:r>
        <w:r>
          <w:rPr>
            <w:rFonts w:eastAsia="宋体" w:hint="eastAsia"/>
            <w:lang w:val="zh-TW" w:eastAsia="zh-TW"/>
          </w:rPr>
          <w:t>攻击利用系统中可以利用的指令片段来完成，这些指令片段称为</w:t>
        </w:r>
        <w:r>
          <w:t>gadget</w:t>
        </w:r>
        <w:r w:rsidR="004E43BB">
          <w:rPr>
            <w:rFonts w:eastAsiaTheme="minorEastAsia" w:hint="eastAsia"/>
          </w:rPr>
          <w:t>。</w:t>
        </w:r>
      </w:ins>
    </w:p>
    <w:p w14:paraId="25044E31" w14:textId="77777777" w:rsidR="00AC2565" w:rsidRDefault="00FE2FAB">
      <w:pPr>
        <w:pStyle w:val="A6"/>
        <w:ind w:firstLine="360"/>
        <w:rPr>
          <w:rFonts w:ascii="宋体" w:eastAsia="宋体" w:hAnsi="宋体" w:cs="宋体"/>
          <w:lang w:val="zh-TW" w:eastAsia="zh-TW"/>
        </w:rPr>
      </w:pPr>
      <w:r>
        <w:t>CFI</w:t>
      </w:r>
      <w:r>
        <w:rPr>
          <w:rFonts w:eastAsia="宋体" w:hint="eastAsia"/>
          <w:lang w:val="zh-TW" w:eastAsia="zh-TW"/>
        </w:rPr>
        <w:t>（</w:t>
      </w:r>
      <w:r>
        <w:t>Contro-Flow Integrity</w:t>
      </w:r>
      <w:r>
        <w:rPr>
          <w:rFonts w:eastAsia="宋体" w:hint="eastAsia"/>
          <w:lang w:val="zh-TW" w:eastAsia="zh-TW"/>
        </w:rPr>
        <w:t>，控制流完整性）：通过限制控制流转移的目标来检测控制流劫持攻击。在控制流劫持攻击中，攻击者将程序的控制流重定向到不会到达正常执行的位置。</w:t>
      </w:r>
      <w:r>
        <w:t>CFI</w:t>
      </w:r>
      <w:r>
        <w:rPr>
          <w:rFonts w:eastAsia="宋体" w:hint="eastAsia"/>
          <w:lang w:val="zh-TW" w:eastAsia="zh-TW"/>
        </w:rPr>
        <w:t>方法通过运行时监控程序的执行、并将其状态与预先设定好的</w:t>
      </w:r>
      <w:r>
        <w:t>CFG</w:t>
      </w:r>
      <w:r>
        <w:rPr>
          <w:rFonts w:eastAsia="宋体" w:hint="eastAsia"/>
          <w:lang w:val="zh-TW" w:eastAsia="zh-TW"/>
        </w:rPr>
        <w:t>的路径对比来将程序的控制流限制到有效的执行轨迹中。如果检测到一种无效状态，就会发出警告，通常是终止程序的执行。</w:t>
      </w:r>
      <w:r>
        <w:rPr>
          <w:lang w:eastAsia="zh-TW"/>
        </w:rPr>
        <w:t>CFG</w:t>
      </w:r>
      <w:r>
        <w:rPr>
          <w:rFonts w:eastAsia="宋体" w:hint="eastAsia"/>
          <w:lang w:val="zh-TW" w:eastAsia="zh-TW"/>
        </w:rPr>
        <w:t>（</w:t>
      </w:r>
      <w:r>
        <w:rPr>
          <w:lang w:eastAsia="zh-TW"/>
        </w:rPr>
        <w:t>Control-Flow Graph</w:t>
      </w:r>
      <w:r>
        <w:rPr>
          <w:rFonts w:eastAsia="宋体" w:hint="eastAsia"/>
          <w:lang w:val="zh-TW" w:eastAsia="zh-TW"/>
        </w:rPr>
        <w:t>）通常通过源码分析、二进制分析或者执行剖析得到。</w:t>
      </w:r>
    </w:p>
    <w:p w14:paraId="31387429" w14:textId="77777777" w:rsidR="00AC2565" w:rsidRDefault="00FE2FAB">
      <w:pPr>
        <w:pStyle w:val="A6"/>
        <w:ind w:firstLine="360"/>
        <w:rPr>
          <w:rFonts w:ascii="宋体" w:eastAsia="宋体" w:hAnsi="宋体" w:cs="宋体"/>
          <w:lang w:val="zh-TW" w:eastAsia="zh-TW"/>
        </w:rPr>
      </w:pPr>
      <w:r>
        <w:rPr>
          <w:lang w:eastAsia="zh-TW"/>
        </w:rPr>
        <w:t>PMU</w:t>
      </w:r>
      <w:r>
        <w:rPr>
          <w:rFonts w:eastAsia="宋体" w:hint="eastAsia"/>
          <w:lang w:val="zh-TW" w:eastAsia="zh-TW"/>
        </w:rPr>
        <w:t>（</w:t>
      </w:r>
      <w:r>
        <w:rPr>
          <w:lang w:eastAsia="zh-TW"/>
        </w:rPr>
        <w:t>Performance Monitoring Unit</w:t>
      </w:r>
      <w:r>
        <w:rPr>
          <w:rFonts w:eastAsia="宋体" w:hint="eastAsia"/>
          <w:lang w:val="zh-TW" w:eastAsia="zh-TW"/>
        </w:rPr>
        <w:t>，性能监控单元）：是</w:t>
      </w:r>
      <w:commentRangeStart w:id="454"/>
      <w:r>
        <w:rPr>
          <w:lang w:eastAsia="zh-TW"/>
        </w:rPr>
        <w:t>Intel</w:t>
      </w:r>
      <w:commentRangeEnd w:id="454"/>
      <w:r>
        <w:commentReference w:id="454"/>
      </w:r>
      <w:r>
        <w:rPr>
          <w:rFonts w:eastAsia="宋体" w:hint="eastAsia"/>
          <w:lang w:val="zh-TW" w:eastAsia="zh-TW"/>
        </w:rPr>
        <w:t>引入的用于记录处理器事件的功能单元。</w:t>
      </w:r>
      <w:r>
        <w:t>PMU</w:t>
      </w:r>
      <w:r>
        <w:rPr>
          <w:rFonts w:eastAsia="宋体" w:hint="eastAsia"/>
          <w:lang w:val="zh-TW" w:eastAsia="zh-TW"/>
        </w:rPr>
        <w:t>事件有好几百个，包含了处理器在运行过程中可能遇到的所有情形，例如指令计数、浮点运算指令计数、</w:t>
      </w:r>
      <w:r>
        <w:t>L2</w:t>
      </w:r>
      <w:r>
        <w:rPr>
          <w:rFonts w:eastAsia="宋体" w:hint="eastAsia"/>
          <w:lang w:val="zh-TW" w:eastAsia="zh-TW"/>
        </w:rPr>
        <w:t>缓存未命中的时钟周期、分支预测失败事件等。</w:t>
      </w:r>
    </w:p>
    <w:p w14:paraId="5DCD11E0" w14:textId="77777777" w:rsidR="00AC2565" w:rsidRDefault="00FE2FAB">
      <w:pPr>
        <w:pStyle w:val="A6"/>
        <w:ind w:firstLine="360"/>
        <w:rPr>
          <w:rFonts w:ascii="宋体" w:eastAsia="宋体" w:hAnsi="宋体" w:cs="宋体"/>
          <w:lang w:val="zh-TW" w:eastAsia="zh-TW"/>
        </w:rPr>
      </w:pPr>
      <w:r>
        <w:t>BPU</w:t>
      </w:r>
      <w:r>
        <w:rPr>
          <w:rFonts w:eastAsia="宋体" w:hint="eastAsia"/>
          <w:lang w:val="zh-TW" w:eastAsia="zh-TW"/>
        </w:rPr>
        <w:t>（</w:t>
      </w:r>
      <w:r>
        <w:t>Branch Processing Unit</w:t>
      </w:r>
      <w:r>
        <w:rPr>
          <w:rFonts w:eastAsia="宋体" w:hint="eastAsia"/>
          <w:lang w:val="zh-TW" w:eastAsia="zh-TW"/>
        </w:rPr>
        <w:t>，分支处理单元）：是</w:t>
      </w:r>
      <w:commentRangeStart w:id="455"/>
      <w:r>
        <w:t>PMU</w:t>
      </w:r>
      <w:r>
        <w:rPr>
          <w:rFonts w:eastAsia="宋体" w:hint="eastAsia"/>
          <w:lang w:val="zh-TW" w:eastAsia="zh-TW"/>
        </w:rPr>
        <w:t>中专门对分支事件进行处理的单元</w:t>
      </w:r>
      <w:commentRangeEnd w:id="455"/>
      <w:r>
        <w:commentReference w:id="455"/>
      </w:r>
      <w:r>
        <w:rPr>
          <w:rFonts w:eastAsia="宋体" w:hint="eastAsia"/>
          <w:lang w:val="zh-TW" w:eastAsia="zh-TW"/>
        </w:rPr>
        <w:t>。分支指令通常是一个</w:t>
      </w:r>
      <w:commentRangeStart w:id="456"/>
      <w:r>
        <w:rPr>
          <w:rFonts w:eastAsia="宋体" w:hint="eastAsia"/>
          <w:lang w:val="zh-TW" w:eastAsia="zh-TW"/>
        </w:rPr>
        <w:t>逻辑的指令</w:t>
      </w:r>
      <w:commentRangeEnd w:id="456"/>
      <w:r>
        <w:commentReference w:id="456"/>
      </w:r>
      <w:r>
        <w:rPr>
          <w:rFonts w:eastAsia="宋体" w:hint="eastAsia"/>
          <w:lang w:val="zh-TW" w:eastAsia="zh-TW"/>
        </w:rPr>
        <w:t>，或者是一个循环的终点，常会伴随</w:t>
      </w:r>
      <w:commentRangeStart w:id="457"/>
      <w:r>
        <w:rPr>
          <w:rFonts w:eastAsia="宋体" w:hint="eastAsia"/>
          <w:lang w:val="zh-TW" w:eastAsia="zh-TW"/>
        </w:rPr>
        <w:t>内存跳跃指令</w:t>
      </w:r>
      <w:commentRangeEnd w:id="457"/>
      <w:r>
        <w:commentReference w:id="457"/>
      </w:r>
      <w:r>
        <w:rPr>
          <w:rFonts w:eastAsia="宋体" w:hint="eastAsia"/>
          <w:lang w:val="zh-TW" w:eastAsia="zh-TW"/>
        </w:rPr>
        <w:t>来执行。</w:t>
      </w:r>
      <w:r>
        <w:t>BPU</w:t>
      </w:r>
      <w:r>
        <w:rPr>
          <w:rFonts w:eastAsia="宋体" w:hint="eastAsia"/>
          <w:lang w:val="zh-TW" w:eastAsia="zh-TW"/>
        </w:rPr>
        <w:t>会预测每个分支处理的结果。</w:t>
      </w:r>
    </w:p>
    <w:p w14:paraId="1F339512" w14:textId="77777777" w:rsidR="00AC2565" w:rsidRDefault="00FE2FAB">
      <w:pPr>
        <w:pStyle w:val="A6"/>
        <w:ind w:firstLine="360"/>
        <w:rPr>
          <w:rFonts w:ascii="宋体" w:eastAsia="宋体" w:hAnsi="宋体" w:cs="宋体"/>
          <w:lang w:val="zh-TW" w:eastAsia="zh-TW"/>
        </w:rPr>
      </w:pPr>
      <w:r>
        <w:rPr>
          <w:lang w:eastAsia="zh-TW"/>
        </w:rPr>
        <w:t>PMI</w:t>
      </w:r>
      <w:r>
        <w:rPr>
          <w:rFonts w:eastAsia="宋体" w:hint="eastAsia"/>
          <w:lang w:val="zh-TW" w:eastAsia="zh-TW"/>
        </w:rPr>
        <w:t>（</w:t>
      </w:r>
      <w:r>
        <w:rPr>
          <w:lang w:eastAsia="zh-TW"/>
        </w:rPr>
        <w:t>Performance Monitoring Interrupt</w:t>
      </w:r>
      <w:r>
        <w:rPr>
          <w:rFonts w:eastAsia="宋体" w:hint="eastAsia"/>
          <w:lang w:val="zh-TW" w:eastAsia="zh-TW"/>
        </w:rPr>
        <w:t>，性能</w:t>
      </w:r>
      <w:commentRangeStart w:id="458"/>
      <w:r>
        <w:rPr>
          <w:rFonts w:eastAsia="宋体" w:hint="eastAsia"/>
          <w:lang w:val="zh-TW" w:eastAsia="zh-TW"/>
        </w:rPr>
        <w:t>监视器</w:t>
      </w:r>
      <w:commentRangeEnd w:id="458"/>
      <w:r>
        <w:commentReference w:id="458"/>
      </w:r>
      <w:r>
        <w:rPr>
          <w:rFonts w:eastAsia="宋体" w:hint="eastAsia"/>
          <w:lang w:val="zh-TW" w:eastAsia="zh-TW"/>
        </w:rPr>
        <w:t>中断）：是性能监控单元</w:t>
      </w:r>
      <w:r>
        <w:rPr>
          <w:lang w:eastAsia="zh-TW"/>
        </w:rPr>
        <w:t>PMU</w:t>
      </w:r>
      <w:r>
        <w:rPr>
          <w:rFonts w:eastAsia="宋体" w:hint="eastAsia"/>
          <w:lang w:val="zh-TW" w:eastAsia="zh-TW"/>
        </w:rPr>
        <w:t>产生的中断。</w:t>
      </w:r>
      <w:r>
        <w:rPr>
          <w:lang w:eastAsia="zh-TW"/>
        </w:rPr>
        <w:t>PMU</w:t>
      </w:r>
      <w:r>
        <w:rPr>
          <w:rFonts w:eastAsia="宋体" w:hint="eastAsia"/>
          <w:lang w:val="zh-TW" w:eastAsia="zh-TW"/>
        </w:rPr>
        <w:t>中的计数器都是固定大小的</w:t>
      </w:r>
      <w:r>
        <w:rPr>
          <w:lang w:eastAsia="zh-TW"/>
        </w:rPr>
        <w:t>(32</w:t>
      </w:r>
      <w:r>
        <w:rPr>
          <w:rFonts w:eastAsia="宋体" w:hint="eastAsia"/>
          <w:lang w:val="zh-TW" w:eastAsia="zh-TW"/>
        </w:rPr>
        <w:t>位</w:t>
      </w:r>
      <w:r>
        <w:rPr>
          <w:lang w:eastAsia="zh-TW"/>
        </w:rPr>
        <w:t>/64</w:t>
      </w:r>
      <w:r>
        <w:rPr>
          <w:rFonts w:eastAsia="宋体" w:hint="eastAsia"/>
          <w:lang w:val="zh-TW" w:eastAsia="zh-TW"/>
        </w:rPr>
        <w:t>位取决于</w:t>
      </w:r>
      <w:r>
        <w:rPr>
          <w:lang w:eastAsia="zh-TW"/>
        </w:rPr>
        <w:t>CPU</w:t>
      </w:r>
      <w:r>
        <w:rPr>
          <w:rFonts w:eastAsia="宋体" w:hint="eastAsia"/>
          <w:lang w:val="zh-TW" w:eastAsia="zh-TW"/>
        </w:rPr>
        <w:t>的体系结构</w:t>
      </w:r>
      <w:r>
        <w:rPr>
          <w:lang w:eastAsia="zh-TW"/>
        </w:rPr>
        <w:t>)</w:t>
      </w:r>
      <w:r>
        <w:rPr>
          <w:rFonts w:eastAsia="宋体" w:hint="eastAsia"/>
          <w:lang w:val="zh-TW" w:eastAsia="zh-TW"/>
        </w:rPr>
        <w:t>，当计数器上溢时，就会产生性能监控中断。</w:t>
      </w:r>
    </w:p>
    <w:p w14:paraId="18EA8D16" w14:textId="77777777" w:rsidR="00AC2565" w:rsidRDefault="00FE2FAB">
      <w:pPr>
        <w:pStyle w:val="A6"/>
        <w:ind w:firstLine="360"/>
      </w:pPr>
      <w:r>
        <w:t>LBR</w:t>
      </w:r>
      <w:r>
        <w:rPr>
          <w:rFonts w:eastAsia="宋体" w:hint="eastAsia"/>
          <w:lang w:val="zh-TW" w:eastAsia="zh-TW"/>
        </w:rPr>
        <w:t>（</w:t>
      </w:r>
      <w:r>
        <w:t>Last Branch Record</w:t>
      </w:r>
      <w:r>
        <w:rPr>
          <w:rFonts w:eastAsia="宋体" w:hint="eastAsia"/>
          <w:lang w:val="zh-TW" w:eastAsia="zh-TW"/>
        </w:rPr>
        <w:t>，最近分支记录）是</w:t>
      </w:r>
      <w:r>
        <w:t>Intel</w:t>
      </w:r>
      <w:r>
        <w:rPr>
          <w:rFonts w:eastAsia="宋体" w:hint="eastAsia"/>
          <w:lang w:val="zh-TW" w:eastAsia="zh-TW"/>
        </w:rPr>
        <w:t>提供的一组用于记录和追踪程序最近的若干次跳转信息的循环寄存器组，这些寄存器的数量与</w:t>
      </w:r>
      <w:r>
        <w:t>Intel</w:t>
      </w:r>
      <w:r>
        <w:rPr>
          <w:rFonts w:eastAsia="宋体" w:hint="eastAsia"/>
          <w:lang w:val="zh-TW" w:eastAsia="zh-TW"/>
        </w:rPr>
        <w:t>处理器的微架构相关，在早几年的</w:t>
      </w:r>
      <w:r>
        <w:t>Haswell</w:t>
      </w:r>
      <w:r>
        <w:rPr>
          <w:rFonts w:eastAsia="宋体" w:hint="eastAsia"/>
          <w:lang w:val="zh-TW" w:eastAsia="zh-TW"/>
        </w:rPr>
        <w:t>架构中有</w:t>
      </w:r>
      <w:r>
        <w:t>16</w:t>
      </w:r>
      <w:r>
        <w:rPr>
          <w:rFonts w:eastAsia="宋体" w:hint="eastAsia"/>
          <w:lang w:val="zh-TW" w:eastAsia="zh-TW"/>
        </w:rPr>
        <w:t>个这样的寄存器，也就是说可以记录程序最近的</w:t>
      </w:r>
      <w:r>
        <w:t>16</w:t>
      </w:r>
      <w:r>
        <w:rPr>
          <w:rFonts w:eastAsia="宋体" w:hint="eastAsia"/>
          <w:lang w:val="zh-TW" w:eastAsia="zh-TW"/>
        </w:rPr>
        <w:t>条跳转指令的信息</w:t>
      </w:r>
      <w:r>
        <w:t>(</w:t>
      </w:r>
      <w:r>
        <w:rPr>
          <w:rFonts w:eastAsia="宋体" w:hint="eastAsia"/>
          <w:lang w:val="zh-TW" w:eastAsia="zh-TW"/>
        </w:rPr>
        <w:t>包括从哪跳转过来的，将要跳转到哪去</w:t>
      </w:r>
      <w:r>
        <w:t>)</w:t>
      </w:r>
      <w:r>
        <w:rPr>
          <w:rFonts w:eastAsia="宋体" w:hint="eastAsia"/>
          <w:lang w:val="zh-TW" w:eastAsia="zh-TW"/>
        </w:rPr>
        <w:t>，而在最新</w:t>
      </w:r>
      <w:r>
        <w:rPr>
          <w:rFonts w:eastAsia="宋体" w:hint="eastAsia"/>
          <w:lang w:val="zh-TW" w:eastAsia="zh-TW"/>
        </w:rPr>
        <w:lastRenderedPageBreak/>
        <w:t>的</w:t>
      </w:r>
      <w:r>
        <w:t>Skylake</w:t>
      </w:r>
      <w:r>
        <w:rPr>
          <w:rFonts w:eastAsia="宋体" w:hint="eastAsia"/>
          <w:lang w:val="zh-TW" w:eastAsia="zh-TW"/>
        </w:rPr>
        <w:t>架构中有</w:t>
      </w:r>
      <w:r>
        <w:t>32</w:t>
      </w:r>
      <w:r>
        <w:rPr>
          <w:rFonts w:eastAsia="宋体" w:hint="eastAsia"/>
          <w:lang w:val="zh-TW" w:eastAsia="zh-TW"/>
        </w:rPr>
        <w:t>个。</w:t>
      </w:r>
      <w:r>
        <w:t>LBR</w:t>
      </w:r>
      <w:r>
        <w:rPr>
          <w:rFonts w:eastAsia="宋体" w:hint="eastAsia"/>
          <w:lang w:val="zh-TW" w:eastAsia="zh-TW"/>
        </w:rPr>
        <w:t>寄存器的强大之处在于其定制性很强，能够过滤掉一些不重要的跳转指令，而保留需要重点关注的跳转指令。</w:t>
      </w:r>
      <w:r>
        <w:tab/>
      </w:r>
    </w:p>
    <w:p w14:paraId="79334BA5" w14:textId="77777777" w:rsidR="00AC2565" w:rsidRDefault="00FE2FAB">
      <w:pPr>
        <w:pStyle w:val="A6"/>
      </w:pPr>
      <w:r>
        <w:br/>
      </w:r>
      <w:commentRangeStart w:id="459"/>
    </w:p>
    <w:p w14:paraId="3FEA0429" w14:textId="12F831BA" w:rsidR="00AC2565" w:rsidRDefault="00B35E8C">
      <w:pPr>
        <w:pStyle w:val="1"/>
        <w:numPr>
          <w:ilvl w:val="0"/>
          <w:numId w:val="6"/>
        </w:numPr>
        <w:ind w:left="318" w:hanging="318"/>
        <w:rPr>
          <w:rFonts w:ascii="黑体" w:eastAsia="黑体" w:hAnsi="黑体" w:cs="黑体" w:hint="default"/>
          <w:lang w:val="zh-TW" w:eastAsia="zh-TW"/>
        </w:rPr>
      </w:pPr>
      <w:ins w:id="460" w:author="wang" w:date="2017-12-25T14:02:00Z">
        <w:r>
          <w:rPr>
            <w:rFonts w:ascii="Times New Roman" w:eastAsiaTheme="minorEastAsia"/>
          </w:rPr>
          <w:t>基于</w:t>
        </w:r>
        <w:r w:rsidR="009836D9">
          <w:rPr>
            <w:rFonts w:ascii="Times New Roman" w:eastAsiaTheme="minorEastAsia" w:hint="default"/>
          </w:rPr>
          <w:t>硬件分支</w:t>
        </w:r>
      </w:ins>
      <w:ins w:id="461" w:author="wang" w:date="2017-12-27T09:50:00Z">
        <w:r w:rsidR="00762F1C">
          <w:rPr>
            <w:rFonts w:ascii="Times New Roman" w:eastAsiaTheme="minorEastAsia"/>
          </w:rPr>
          <w:t>事件</w:t>
        </w:r>
      </w:ins>
      <w:ins w:id="462" w:author="wang" w:date="2017-12-25T14:02:00Z">
        <w:r>
          <w:rPr>
            <w:rFonts w:ascii="Times New Roman" w:eastAsiaTheme="minorEastAsia" w:hint="default"/>
          </w:rPr>
          <w:t>的控制流</w:t>
        </w:r>
        <w:r>
          <w:rPr>
            <w:rFonts w:ascii="Times New Roman" w:eastAsiaTheme="minorEastAsia"/>
          </w:rPr>
          <w:t>劫持</w:t>
        </w:r>
        <w:r>
          <w:rPr>
            <w:rFonts w:ascii="Times New Roman" w:eastAsiaTheme="minorEastAsia" w:hint="default"/>
          </w:rPr>
          <w:t>攻击</w:t>
        </w:r>
      </w:ins>
      <w:ins w:id="463" w:author="wang" w:date="2017-12-25T14:03:00Z">
        <w:r>
          <w:rPr>
            <w:rFonts w:ascii="Times New Roman" w:eastAsiaTheme="minorEastAsia"/>
          </w:rPr>
          <w:t>防御方法</w:t>
        </w:r>
      </w:ins>
      <w:del w:id="464" w:author="wang" w:date="2017-12-25T14:03:00Z">
        <w:r w:rsidR="00FE2FAB" w:rsidDel="00B35E8C">
          <w:rPr>
            <w:rFonts w:ascii="Times New Roman"/>
          </w:rPr>
          <w:delText>PerfCF</w:delText>
        </w:r>
      </w:del>
      <w:commentRangeEnd w:id="459"/>
      <w:r w:rsidR="00FE2FAB">
        <w:commentReference w:id="459"/>
      </w:r>
      <w:del w:id="465" w:author="wang" w:date="2017-12-25T14:03:00Z">
        <w:r w:rsidR="00FE2FAB" w:rsidDel="00B35E8C">
          <w:rPr>
            <w:rFonts w:ascii="Times New Roman"/>
          </w:rPr>
          <w:delText>I</w:delText>
        </w:r>
        <w:commentRangeStart w:id="466"/>
        <w:r w:rsidR="00FE2FAB" w:rsidDel="00B35E8C">
          <w:rPr>
            <w:rFonts w:eastAsia="黑体"/>
            <w:lang w:eastAsia="zh-TW"/>
          </w:rPr>
          <w:delText>设计</w:delText>
        </w:r>
      </w:del>
      <w:commentRangeEnd w:id="466"/>
      <w:r w:rsidR="00FE2FAB">
        <w:commentReference w:id="466"/>
      </w:r>
    </w:p>
    <w:p w14:paraId="231B1E76" w14:textId="7E728491" w:rsidR="00EA4A44" w:rsidRDefault="00FE2FAB">
      <w:pPr>
        <w:pStyle w:val="a0"/>
        <w:ind w:firstLine="372"/>
        <w:rPr>
          <w:ins w:id="467" w:author="wang" w:date="2017-12-27T09:53:00Z"/>
          <w:rFonts w:eastAsia="PMingLiU"/>
          <w:lang w:val="zh-TW" w:eastAsia="zh-TW"/>
        </w:rPr>
      </w:pPr>
      <w:r>
        <w:rPr>
          <w:rFonts w:eastAsia="宋体" w:hint="eastAsia"/>
          <w:lang w:val="zh-TW" w:eastAsia="zh-TW"/>
        </w:rPr>
        <w:t>本文提出了</w:t>
      </w:r>
      <w:ins w:id="468" w:author="wang" w:date="2017-12-25T14:08:00Z">
        <w:r w:rsidR="00FD4CF4">
          <w:rPr>
            <w:rFonts w:eastAsia="宋体" w:hint="eastAsia"/>
            <w:lang w:val="zh-TW" w:eastAsia="zh-TW"/>
          </w:rPr>
          <w:t>一种</w:t>
        </w:r>
      </w:ins>
      <w:ins w:id="469" w:author="wang" w:date="2017-12-25T14:03:00Z">
        <w:r w:rsidR="004859D7">
          <w:rPr>
            <w:rFonts w:eastAsia="宋体" w:hint="eastAsia"/>
            <w:lang w:val="zh-TW" w:eastAsia="zh-TW"/>
          </w:rPr>
          <w:t>基于</w:t>
        </w:r>
        <w:r w:rsidR="004859D7">
          <w:rPr>
            <w:rFonts w:eastAsia="宋体"/>
            <w:lang w:val="zh-TW" w:eastAsia="zh-TW"/>
          </w:rPr>
          <w:t>硬件分支处理的控制流劫持攻击防御方法</w:t>
        </w:r>
        <w:r w:rsidR="004859D7">
          <w:rPr>
            <w:rFonts w:eastAsia="宋体" w:hint="eastAsia"/>
            <w:lang w:val="zh-TW" w:eastAsia="zh-TW"/>
          </w:rPr>
          <w:t>（</w:t>
        </w:r>
      </w:ins>
      <w:commentRangeStart w:id="470"/>
      <w:ins w:id="471" w:author="wang" w:date="2017-12-25T14:05:00Z">
        <w:r w:rsidR="004859D7" w:rsidRPr="005A12A3">
          <w:rPr>
            <w:rFonts w:eastAsia="宋体" w:hint="eastAsia"/>
            <w:highlight w:val="yellow"/>
            <w:lang w:val="zh-TW" w:eastAsia="zh-TW"/>
          </w:rPr>
          <w:t>简称</w:t>
        </w:r>
        <w:r w:rsidR="004859D7" w:rsidRPr="005A12A3">
          <w:rPr>
            <w:rFonts w:eastAsia="宋体"/>
            <w:highlight w:val="yellow"/>
            <w:lang w:val="zh-TW" w:eastAsia="zh-TW"/>
          </w:rPr>
          <w:t>Branch</w:t>
        </w:r>
      </w:ins>
      <w:ins w:id="472" w:author="wang" w:date="2017-12-25T14:06:00Z">
        <w:r w:rsidR="005A12A3" w:rsidRPr="005A12A3">
          <w:rPr>
            <w:rFonts w:eastAsia="PMingLiU"/>
            <w:highlight w:val="yellow"/>
            <w:lang w:val="zh-TW" w:eastAsia="zh-TW"/>
          </w:rPr>
          <w:t>Checker</w:t>
        </w:r>
      </w:ins>
      <w:commentRangeEnd w:id="470"/>
      <w:ins w:id="473" w:author="wang" w:date="2017-12-25T14:07:00Z">
        <w:r w:rsidR="005A12A3">
          <w:rPr>
            <w:rStyle w:val="af2"/>
            <w:rFonts w:eastAsiaTheme="minorEastAsia"/>
            <w:color w:val="auto"/>
            <w:kern w:val="0"/>
            <w:lang w:eastAsia="en-US"/>
          </w:rPr>
          <w:commentReference w:id="470"/>
        </w:r>
      </w:ins>
      <w:ins w:id="474" w:author="wang" w:date="2017-12-25T14:03:00Z">
        <w:r w:rsidR="004859D7">
          <w:rPr>
            <w:rFonts w:eastAsia="宋体"/>
            <w:lang w:val="zh-TW" w:eastAsia="zh-TW"/>
          </w:rPr>
          <w:t>）</w:t>
        </w:r>
      </w:ins>
      <w:ins w:id="475" w:author="wang" w:date="2017-12-25T14:08:00Z">
        <w:r w:rsidR="00FD4CF4">
          <w:rPr>
            <w:rFonts w:eastAsia="宋体" w:hint="eastAsia"/>
            <w:lang w:val="zh-TW" w:eastAsia="zh-TW"/>
          </w:rPr>
          <w:t>。</w:t>
        </w:r>
      </w:ins>
      <w:commentRangeStart w:id="476"/>
      <w:del w:id="477" w:author="wang" w:date="2017-12-25T14:03:00Z">
        <w:r w:rsidDel="004859D7">
          <w:rPr>
            <w:lang w:eastAsia="zh-TW"/>
          </w:rPr>
          <w:delText xml:space="preserve">PerfCFI </w:delText>
        </w:r>
      </w:del>
      <w:commentRangeEnd w:id="476"/>
      <w:r>
        <w:commentReference w:id="476"/>
      </w:r>
      <w:del w:id="478" w:author="wang" w:date="2017-12-25T14:03:00Z">
        <w:r w:rsidDel="004859D7">
          <w:rPr>
            <w:lang w:eastAsia="zh-TW"/>
          </w:rPr>
          <w:delText>ROP</w:delText>
        </w:r>
        <w:r w:rsidDel="004859D7">
          <w:rPr>
            <w:rFonts w:eastAsia="宋体" w:hint="eastAsia"/>
            <w:lang w:val="zh-TW" w:eastAsia="zh-TW"/>
          </w:rPr>
          <w:delText>攻击检测方法，</w:delText>
        </w:r>
      </w:del>
      <w:ins w:id="479" w:author="wang" w:date="2017-12-27T09:53:00Z">
        <w:r w:rsidR="00EA4A44" w:rsidRPr="00891A74">
          <w:rPr>
            <w:rFonts w:eastAsia="宋体" w:hint="eastAsia"/>
            <w:lang w:val="zh-TW" w:eastAsia="zh-TW"/>
          </w:rPr>
          <w:t>该方法</w:t>
        </w:r>
        <w:r w:rsidR="00EA4A44">
          <w:rPr>
            <w:rFonts w:eastAsia="宋体" w:hint="eastAsia"/>
            <w:highlight w:val="yellow"/>
            <w:lang w:val="zh-TW" w:eastAsia="zh-TW"/>
          </w:rPr>
          <w:t>以硬件</w:t>
        </w:r>
        <w:r w:rsidR="00EA4A44" w:rsidRPr="00E91DD1">
          <w:rPr>
            <w:rFonts w:eastAsia="宋体" w:hint="eastAsia"/>
            <w:highlight w:val="yellow"/>
            <w:lang w:val="zh-TW" w:eastAsia="zh-TW"/>
          </w:rPr>
          <w:t>性能监控单元（</w:t>
        </w:r>
        <w:r w:rsidR="00EA4A44" w:rsidRPr="00E91DD1">
          <w:rPr>
            <w:highlight w:val="yellow"/>
            <w:lang w:eastAsia="zh-TW"/>
          </w:rPr>
          <w:t>Performance Monitoring Unit</w:t>
        </w:r>
        <w:r w:rsidR="00EA4A44" w:rsidRPr="00E91DD1">
          <w:rPr>
            <w:rFonts w:eastAsia="宋体" w:hint="eastAsia"/>
            <w:highlight w:val="yellow"/>
            <w:lang w:val="zh-TW" w:eastAsia="zh-TW"/>
          </w:rPr>
          <w:t>）</w:t>
        </w:r>
        <w:r w:rsidR="00EA4A44">
          <w:rPr>
            <w:rFonts w:eastAsia="宋体" w:hint="eastAsia"/>
            <w:highlight w:val="yellow"/>
            <w:lang w:val="zh-TW" w:eastAsia="zh-TW"/>
          </w:rPr>
          <w:t>产生的间接分支</w:t>
        </w:r>
        <w:r w:rsidR="00EA4A44" w:rsidRPr="00E91DD1">
          <w:rPr>
            <w:rFonts w:eastAsia="宋体" w:hint="eastAsia"/>
            <w:highlight w:val="yellow"/>
            <w:lang w:val="zh-TW" w:eastAsia="zh-TW"/>
          </w:rPr>
          <w:t>预测失败</w:t>
        </w:r>
        <w:r w:rsidR="00EA4A44">
          <w:rPr>
            <w:rFonts w:eastAsia="宋体" w:hint="eastAsia"/>
            <w:highlight w:val="yellow"/>
            <w:lang w:val="zh-TW" w:eastAsia="zh-TW"/>
          </w:rPr>
          <w:t>事件为检测触发点</w:t>
        </w:r>
        <w:r w:rsidR="00EA4A44" w:rsidRPr="00E91DD1">
          <w:rPr>
            <w:rFonts w:eastAsia="宋体" w:hint="eastAsia"/>
            <w:highlight w:val="yellow"/>
            <w:lang w:val="zh-TW" w:eastAsia="zh-TW"/>
          </w:rPr>
          <w:t>，</w:t>
        </w:r>
        <w:r w:rsidR="00EA4A44" w:rsidRPr="00891A74">
          <w:rPr>
            <w:rFonts w:eastAsia="宋体" w:hint="eastAsia"/>
            <w:lang w:val="zh-TW" w:eastAsia="zh-TW"/>
          </w:rPr>
          <w:t>基于最近分支</w:t>
        </w:r>
        <w:r w:rsidR="00EA4A44" w:rsidRPr="00891A74">
          <w:rPr>
            <w:rFonts w:eastAsia="宋体"/>
            <w:lang w:val="zh-TW" w:eastAsia="zh-TW"/>
          </w:rPr>
          <w:t>记录</w:t>
        </w:r>
        <w:r w:rsidR="00EA4A44" w:rsidRPr="002A167D">
          <w:rPr>
            <w:rFonts w:eastAsia="宋体" w:hint="eastAsia"/>
            <w:highlight w:val="yellow"/>
            <w:lang w:val="zh-TW" w:eastAsia="zh-TW"/>
          </w:rPr>
          <w:t>（</w:t>
        </w:r>
        <w:r w:rsidR="00EA4A44" w:rsidRPr="002A167D">
          <w:rPr>
            <w:rFonts w:eastAsia="宋体"/>
            <w:highlight w:val="yellow"/>
            <w:lang w:val="zh-TW" w:eastAsia="zh-TW"/>
          </w:rPr>
          <w:t>Last</w:t>
        </w:r>
        <w:r w:rsidR="00EA4A44" w:rsidRPr="002A167D">
          <w:rPr>
            <w:rFonts w:eastAsia="PMingLiU"/>
            <w:highlight w:val="yellow"/>
            <w:lang w:val="zh-TW" w:eastAsia="zh-TW"/>
          </w:rPr>
          <w:t xml:space="preserve"> Branch Re</w:t>
        </w:r>
        <w:r w:rsidR="00EA4A44">
          <w:rPr>
            <w:rFonts w:eastAsiaTheme="minorEastAsia" w:hint="eastAsia"/>
            <w:highlight w:val="yellow"/>
            <w:lang w:val="zh-TW" w:eastAsia="zh-TW"/>
          </w:rPr>
          <w:t>cord</w:t>
        </w:r>
        <w:r w:rsidR="00EA4A44" w:rsidRPr="002A167D">
          <w:rPr>
            <w:rFonts w:eastAsia="宋体" w:hint="eastAsia"/>
            <w:highlight w:val="yellow"/>
            <w:lang w:val="zh-TW" w:eastAsia="zh-TW"/>
          </w:rPr>
          <w:t>）获取精确的分支信息</w:t>
        </w:r>
        <w:r w:rsidR="00EA4A44">
          <w:rPr>
            <w:rFonts w:eastAsia="宋体" w:hint="eastAsia"/>
            <w:highlight w:val="yellow"/>
            <w:lang w:val="zh-TW" w:eastAsia="zh-TW"/>
          </w:rPr>
          <w:t>，</w:t>
        </w:r>
        <w:r w:rsidR="00EA4A44" w:rsidRPr="00E91DD1">
          <w:rPr>
            <w:rFonts w:eastAsia="宋体" w:hint="eastAsia"/>
            <w:highlight w:val="yellow"/>
            <w:lang w:val="zh-TW" w:eastAsia="zh-TW"/>
          </w:rPr>
          <w:t>结合内存</w:t>
        </w:r>
        <w:r w:rsidR="00EA4A44">
          <w:rPr>
            <w:rFonts w:eastAsia="宋体" w:hint="eastAsia"/>
            <w:highlight w:val="yellow"/>
            <w:lang w:val="zh-TW" w:eastAsia="zh-TW"/>
          </w:rPr>
          <w:t>指令</w:t>
        </w:r>
        <w:r w:rsidR="00EA4A44" w:rsidRPr="00E91DD1">
          <w:rPr>
            <w:rFonts w:eastAsia="宋体" w:hint="eastAsia"/>
            <w:highlight w:val="yellow"/>
            <w:lang w:val="zh-TW" w:eastAsia="zh-TW"/>
          </w:rPr>
          <w:t>信息和系统调用</w:t>
        </w:r>
        <w:r w:rsidR="00EA4A44">
          <w:rPr>
            <w:rFonts w:eastAsia="宋体" w:hint="eastAsia"/>
            <w:highlight w:val="yellow"/>
            <w:lang w:val="zh-TW" w:eastAsia="zh-TW"/>
          </w:rPr>
          <w:t>参数</w:t>
        </w:r>
        <w:r w:rsidR="00EA4A44" w:rsidRPr="00E91DD1">
          <w:rPr>
            <w:rFonts w:eastAsia="宋体" w:hint="eastAsia"/>
            <w:highlight w:val="yellow"/>
            <w:lang w:val="zh-TW" w:eastAsia="zh-TW"/>
          </w:rPr>
          <w:t>信息</w:t>
        </w:r>
      </w:ins>
      <w:ins w:id="480" w:author="wang" w:date="2017-12-27T09:54:00Z">
        <w:r w:rsidR="00E61203">
          <w:rPr>
            <w:rFonts w:eastAsia="宋体" w:hint="eastAsia"/>
            <w:highlight w:val="yellow"/>
            <w:lang w:val="zh-TW" w:eastAsia="zh-TW"/>
          </w:rPr>
          <w:t>，</w:t>
        </w:r>
      </w:ins>
      <w:ins w:id="481" w:author="wang" w:date="2017-12-27T09:53:00Z">
        <w:r w:rsidR="00EA4A44">
          <w:rPr>
            <w:rFonts w:eastAsia="宋体" w:hint="eastAsia"/>
            <w:highlight w:val="yellow"/>
            <w:lang w:val="zh-TW" w:eastAsia="zh-TW"/>
          </w:rPr>
          <w:t>根据相应的检测规则进行配件（</w:t>
        </w:r>
        <w:r w:rsidR="00EA4A44">
          <w:rPr>
            <w:rFonts w:eastAsia="宋体" w:hint="eastAsia"/>
            <w:highlight w:val="yellow"/>
            <w:lang w:val="zh-TW" w:eastAsia="zh-TW"/>
          </w:rPr>
          <w:t>gadget</w:t>
        </w:r>
        <w:r w:rsidR="00EA4A44">
          <w:rPr>
            <w:rFonts w:eastAsia="宋体" w:hint="eastAsia"/>
            <w:highlight w:val="yellow"/>
            <w:lang w:val="zh-TW" w:eastAsia="zh-TW"/>
          </w:rPr>
          <w:t>）检测，并</w:t>
        </w:r>
        <w:r w:rsidR="00EA4A44" w:rsidRPr="00E91DD1">
          <w:rPr>
            <w:rFonts w:eastAsia="宋体" w:hint="eastAsia"/>
            <w:highlight w:val="yellow"/>
            <w:lang w:val="zh-TW" w:eastAsia="zh-TW"/>
          </w:rPr>
          <w:t>识别出</w:t>
        </w:r>
        <w:r w:rsidR="00EA4A44" w:rsidRPr="00E91DD1">
          <w:rPr>
            <w:rFonts w:eastAsia="宋体"/>
            <w:highlight w:val="yellow"/>
            <w:lang w:val="zh-TW" w:eastAsia="zh-TW"/>
          </w:rPr>
          <w:t>ROP</w:t>
        </w:r>
        <w:r w:rsidR="00EA4A44" w:rsidRPr="00E91DD1">
          <w:rPr>
            <w:rFonts w:eastAsia="宋体" w:hint="eastAsia"/>
            <w:highlight w:val="yellow"/>
            <w:lang w:val="zh-TW" w:eastAsia="zh-TW"/>
          </w:rPr>
          <w:t>攻击</w:t>
        </w:r>
        <w:r w:rsidR="00EA4A44" w:rsidRPr="00E91DD1">
          <w:rPr>
            <w:rFonts w:eastAsia="PMingLiU" w:hint="eastAsia"/>
            <w:highlight w:val="yellow"/>
            <w:lang w:val="zh-TW" w:eastAsia="zh-TW"/>
          </w:rPr>
          <w:t>可能利用的配件链（</w:t>
        </w:r>
        <w:r w:rsidR="00EA4A44" w:rsidRPr="00E91DD1">
          <w:rPr>
            <w:rFonts w:eastAsiaTheme="minorEastAsia"/>
            <w:highlight w:val="yellow"/>
            <w:lang w:val="zh-TW" w:eastAsia="zh-TW"/>
          </w:rPr>
          <w:t>gadget</w:t>
        </w:r>
        <w:r w:rsidR="00EA4A44">
          <w:rPr>
            <w:rFonts w:eastAsiaTheme="minorEastAsia"/>
            <w:highlight w:val="yellow"/>
            <w:lang w:val="zh-TW" w:eastAsia="zh-TW"/>
          </w:rPr>
          <w:t>s</w:t>
        </w:r>
        <w:r w:rsidR="00EA4A44" w:rsidRPr="00E91DD1">
          <w:rPr>
            <w:rFonts w:eastAsia="PMingLiU"/>
            <w:highlight w:val="yellow"/>
            <w:lang w:val="zh-TW" w:eastAsia="zh-TW"/>
          </w:rPr>
          <w:t xml:space="preserve"> chain</w:t>
        </w:r>
        <w:r w:rsidR="00EA4A44" w:rsidRPr="00E91DD1">
          <w:rPr>
            <w:rFonts w:eastAsia="PMingLiU" w:hint="eastAsia"/>
            <w:highlight w:val="yellow"/>
            <w:lang w:val="zh-TW" w:eastAsia="zh-TW"/>
          </w:rPr>
          <w:t>）</w:t>
        </w:r>
        <w:r w:rsidR="00EA4A44" w:rsidRPr="00E91DD1">
          <w:rPr>
            <w:rFonts w:eastAsiaTheme="minorEastAsia" w:hint="eastAsia"/>
            <w:highlight w:val="yellow"/>
            <w:lang w:val="zh-TW" w:eastAsia="zh-TW"/>
          </w:rPr>
          <w:t>。</w:t>
        </w:r>
      </w:ins>
    </w:p>
    <w:p w14:paraId="0FAE5F41" w14:textId="50967828" w:rsidR="00AC2565" w:rsidRDefault="00FE2FAB">
      <w:pPr>
        <w:pStyle w:val="a0"/>
        <w:ind w:firstLine="372"/>
        <w:rPr>
          <w:rFonts w:ascii="宋体" w:eastAsia="宋体" w:hAnsi="宋体" w:cs="宋体"/>
          <w:lang w:val="zh-TW" w:eastAsia="zh-TW"/>
        </w:rPr>
      </w:pPr>
      <w:del w:id="482" w:author="wang" w:date="2017-12-27T09:55:00Z">
        <w:r w:rsidDel="00E61203">
          <w:rPr>
            <w:rFonts w:eastAsia="宋体" w:hint="eastAsia"/>
            <w:lang w:val="zh-TW" w:eastAsia="zh-TW"/>
          </w:rPr>
          <w:delText>基于</w:delText>
        </w:r>
        <w:r w:rsidDel="00E61203">
          <w:delText>PMU</w:delText>
        </w:r>
        <w:r w:rsidDel="00E61203">
          <w:rPr>
            <w:rFonts w:eastAsia="宋体" w:hint="eastAsia"/>
            <w:lang w:val="zh-TW" w:eastAsia="zh-TW"/>
          </w:rPr>
          <w:delText>分支相关采样事件触发的</w:delText>
        </w:r>
        <w:r w:rsidDel="00E61203">
          <w:delText>PMI</w:delText>
        </w:r>
        <w:r w:rsidDel="00E61203">
          <w:rPr>
            <w:rFonts w:eastAsia="宋体" w:hint="eastAsia"/>
            <w:lang w:val="zh-TW" w:eastAsia="zh-TW"/>
          </w:rPr>
          <w:delText>中断作为</w:delText>
        </w:r>
        <w:r w:rsidDel="00E61203">
          <w:delText>ROP</w:delText>
        </w:r>
        <w:r w:rsidDel="00E61203">
          <w:rPr>
            <w:rFonts w:eastAsia="宋体" w:hint="eastAsia"/>
            <w:lang w:val="zh-TW" w:eastAsia="zh-TW"/>
          </w:rPr>
          <w:delText>检测点，借助</w:delText>
        </w:r>
        <w:r w:rsidDel="00E61203">
          <w:delText>PMU</w:delText>
        </w:r>
        <w:r w:rsidDel="00E61203">
          <w:rPr>
            <w:rFonts w:eastAsia="宋体" w:hint="eastAsia"/>
            <w:lang w:val="zh-TW" w:eastAsia="zh-TW"/>
          </w:rPr>
          <w:delText>、</w:delText>
        </w:r>
        <w:r w:rsidDel="00E61203">
          <w:delText>LBR</w:delText>
        </w:r>
        <w:r w:rsidDel="00E61203">
          <w:rPr>
            <w:rFonts w:eastAsia="宋体" w:hint="eastAsia"/>
            <w:lang w:val="zh-TW" w:eastAsia="zh-TW"/>
          </w:rPr>
          <w:delText>相关采样数据通过</w:delText>
        </w:r>
        <w:commentRangeStart w:id="483"/>
        <w:r w:rsidDel="00E61203">
          <w:rPr>
            <w:rFonts w:eastAsia="宋体" w:hint="eastAsia"/>
            <w:lang w:val="zh-TW" w:eastAsia="zh-TW"/>
          </w:rPr>
          <w:delText>动态反汇编</w:delText>
        </w:r>
        <w:commentRangeEnd w:id="483"/>
        <w:r w:rsidDel="00E61203">
          <w:commentReference w:id="483"/>
        </w:r>
        <w:r w:rsidDel="00E61203">
          <w:rPr>
            <w:rFonts w:eastAsia="宋体" w:hint="eastAsia"/>
            <w:lang w:val="zh-TW" w:eastAsia="zh-TW"/>
          </w:rPr>
          <w:delText>的方式进行</w:delText>
        </w:r>
        <w:r w:rsidDel="00E61203">
          <w:delText>ROP</w:delText>
        </w:r>
        <w:r w:rsidDel="00E61203">
          <w:rPr>
            <w:rFonts w:eastAsia="宋体" w:hint="eastAsia"/>
            <w:lang w:val="zh-TW" w:eastAsia="zh-TW"/>
          </w:rPr>
          <w:delText>攻击检测。</w:delText>
        </w:r>
      </w:del>
      <w:r>
        <w:rPr>
          <w:rFonts w:eastAsia="宋体" w:hint="eastAsia"/>
          <w:lang w:val="zh-TW" w:eastAsia="zh-TW"/>
        </w:rPr>
        <w:t>本</w:t>
      </w:r>
      <w:ins w:id="484" w:author="wang" w:date="2017-12-27T09:55:00Z">
        <w:r w:rsidR="00E61203">
          <w:rPr>
            <w:rFonts w:eastAsiaTheme="minorEastAsia" w:hint="eastAsia"/>
            <w:lang w:val="zh-TW"/>
          </w:rPr>
          <w:t>节</w:t>
        </w:r>
      </w:ins>
      <w:del w:id="485" w:author="wang" w:date="2017-12-27T09:55:00Z">
        <w:r w:rsidDel="00E61203">
          <w:rPr>
            <w:rFonts w:eastAsia="宋体" w:hint="eastAsia"/>
            <w:lang w:val="zh-TW" w:eastAsia="zh-TW"/>
          </w:rPr>
          <w:delText>章</w:delText>
        </w:r>
      </w:del>
      <w:r>
        <w:rPr>
          <w:rFonts w:eastAsia="宋体" w:hint="eastAsia"/>
          <w:lang w:val="zh-TW" w:eastAsia="zh-TW"/>
        </w:rPr>
        <w:t>将先对本文针对的威胁模型进行描述，然后对</w:t>
      </w:r>
      <w:ins w:id="486" w:author="wang" w:date="2017-12-27T09:55:00Z">
        <w:r w:rsidR="00AC78CD" w:rsidRPr="005A12A3">
          <w:rPr>
            <w:rFonts w:eastAsia="宋体"/>
            <w:highlight w:val="yellow"/>
            <w:lang w:val="zh-TW"/>
          </w:rPr>
          <w:t>Branch</w:t>
        </w:r>
        <w:r w:rsidR="00AC78CD" w:rsidRPr="005A12A3">
          <w:rPr>
            <w:rFonts w:eastAsia="PMingLiU"/>
            <w:highlight w:val="yellow"/>
            <w:lang w:val="zh-TW" w:eastAsia="zh-TW"/>
          </w:rPr>
          <w:t>Checker</w:t>
        </w:r>
        <w:r w:rsidR="00AC78CD">
          <w:rPr>
            <w:rStyle w:val="af2"/>
            <w:rFonts w:eastAsiaTheme="minorEastAsia"/>
            <w:color w:val="auto"/>
            <w:kern w:val="0"/>
            <w:lang w:eastAsia="en-US"/>
          </w:rPr>
          <w:commentReference w:id="487"/>
        </w:r>
      </w:ins>
      <w:commentRangeStart w:id="488"/>
      <w:del w:id="489" w:author="wang" w:date="2017-12-27T09:55:00Z">
        <w:r w:rsidDel="00AC78CD">
          <w:delText>perfcif</w:delText>
        </w:r>
      </w:del>
      <w:commentRangeEnd w:id="488"/>
      <w:r>
        <w:commentReference w:id="488"/>
      </w:r>
      <w:r>
        <w:rPr>
          <w:rFonts w:eastAsia="宋体" w:hint="eastAsia"/>
          <w:lang w:val="zh-TW" w:eastAsia="zh-TW"/>
        </w:rPr>
        <w:t>设计过程中涉及到的采样事件的选择以及攻击检测算法进行详细描述。</w:t>
      </w:r>
    </w:p>
    <w:p w14:paraId="2F890998" w14:textId="54870A67" w:rsidR="00AC2565" w:rsidRDefault="00B4601F">
      <w:pPr>
        <w:pStyle w:val="2"/>
        <w:spacing w:before="71" w:after="71"/>
        <w:rPr>
          <w:rFonts w:ascii="黑体" w:eastAsia="黑体" w:hAnsi="黑体" w:cs="黑体" w:hint="default"/>
          <w:lang w:val="zh-TW" w:eastAsia="zh-TW"/>
        </w:rPr>
        <w:pPrChange w:id="490" w:author="wang" w:date="2017-12-27T09:56:00Z">
          <w:pPr>
            <w:pStyle w:val="2"/>
            <w:numPr>
              <w:ilvl w:val="1"/>
              <w:numId w:val="8"/>
            </w:numPr>
            <w:spacing w:before="71" w:after="71"/>
            <w:ind w:left="414" w:hanging="414"/>
          </w:pPr>
        </w:pPrChange>
      </w:pPr>
      <w:ins w:id="491" w:author="wang" w:date="2017-12-27T09:56:00Z">
        <w:r>
          <w:rPr>
            <w:rFonts w:eastAsia="黑体"/>
          </w:rPr>
          <w:t>2</w:t>
        </w:r>
        <w:r>
          <w:rPr>
            <w:rFonts w:eastAsia="黑体" w:hint="default"/>
          </w:rPr>
          <w:t>.1</w:t>
        </w:r>
      </w:ins>
      <w:r w:rsidR="00FE2FAB">
        <w:rPr>
          <w:rFonts w:eastAsia="黑体"/>
          <w:lang w:eastAsia="zh-TW"/>
        </w:rPr>
        <w:t>威胁模型</w:t>
      </w:r>
    </w:p>
    <w:p w14:paraId="3741E2E9" w14:textId="77777777" w:rsidR="00AC2565" w:rsidRDefault="00FE2FAB">
      <w:pPr>
        <w:pStyle w:val="a0"/>
        <w:rPr>
          <w:rFonts w:ascii="宋体" w:eastAsia="宋体" w:hAnsi="宋体" w:cs="宋体"/>
          <w:lang w:val="zh-TW" w:eastAsia="zh-TW"/>
        </w:rPr>
      </w:pPr>
      <w:r>
        <w:rPr>
          <w:rFonts w:ascii="宋体" w:eastAsia="宋体" w:hAnsi="宋体" w:cs="宋体"/>
          <w:lang w:val="zh-TW" w:eastAsia="zh-TW"/>
        </w:rPr>
        <w:tab/>
        <w:t>本文采用与内存破坏及代码重用攻击文献一致的威胁模型：攻击者可以通过远程或本地正常终端访问应用，可以利用应用程序中的内存漏洞任意读取或修改应用数据内存页内容，也可以通过这些漏洞获取所有内存空间排布信息。但假定硬件，操作系统，动态链接器是可信的，目标操作系统支持</w:t>
      </w:r>
      <w:r>
        <w:rPr>
          <w:rFonts w:eastAsia="Arial Unicode MS" w:hAnsi="Arial Unicode MS" w:cs="Arial Unicode MS"/>
        </w:rPr>
        <w:t>NX</w:t>
      </w:r>
      <w:r>
        <w:rPr>
          <w:rFonts w:eastAsia="宋体" w:hint="eastAsia"/>
          <w:lang w:val="zh-TW" w:eastAsia="zh-TW"/>
        </w:rPr>
        <w:t>或</w:t>
      </w:r>
      <w:r>
        <w:rPr>
          <w:rFonts w:eastAsia="Arial Unicode MS" w:hAnsi="Arial Unicode MS" w:cs="Arial Unicode MS"/>
        </w:rPr>
        <w:t>DEP</w:t>
      </w:r>
      <w:r>
        <w:rPr>
          <w:rFonts w:eastAsia="宋体" w:hint="eastAsia"/>
          <w:lang w:val="zh-TW" w:eastAsia="zh-TW"/>
        </w:rPr>
        <w:t>技术，攻击者不能插入或修改应用代码，即攻击者被限定为仅能采用代码重用攻击。</w:t>
      </w:r>
    </w:p>
    <w:p w14:paraId="75AAE48D" w14:textId="5BA6ED34" w:rsidR="00AC2565" w:rsidRDefault="00B4601F">
      <w:pPr>
        <w:pStyle w:val="2"/>
        <w:spacing w:before="71" w:after="71"/>
        <w:rPr>
          <w:rFonts w:ascii="黑体" w:eastAsia="黑体" w:hAnsi="黑体" w:cs="黑体" w:hint="default"/>
          <w:lang w:val="zh-TW" w:eastAsia="zh-TW"/>
        </w:rPr>
        <w:pPrChange w:id="492" w:author="wang" w:date="2017-12-27T09:56:00Z">
          <w:pPr>
            <w:pStyle w:val="2"/>
            <w:numPr>
              <w:ilvl w:val="1"/>
              <w:numId w:val="8"/>
            </w:numPr>
            <w:spacing w:before="71" w:after="71"/>
            <w:ind w:left="414" w:hanging="414"/>
          </w:pPr>
        </w:pPrChange>
      </w:pPr>
      <w:ins w:id="493" w:author="wang" w:date="2017-12-27T09:56:00Z">
        <w:r>
          <w:rPr>
            <w:rFonts w:ascii="Times New Roman" w:hint="default"/>
          </w:rPr>
          <w:t xml:space="preserve">2.2 </w:t>
        </w:r>
      </w:ins>
      <w:del w:id="494" w:author="wang" w:date="2017-12-27T09:56:00Z">
        <w:r w:rsidR="00FE2FAB" w:rsidDel="00B4601F">
          <w:rPr>
            <w:rFonts w:ascii="Times New Roman"/>
          </w:rPr>
          <w:delText>PMU</w:delText>
        </w:r>
      </w:del>
      <w:r w:rsidR="00FE2FAB">
        <w:rPr>
          <w:rFonts w:eastAsia="黑体"/>
          <w:lang w:eastAsia="zh-TW"/>
        </w:rPr>
        <w:t>采样事件选择</w:t>
      </w:r>
    </w:p>
    <w:p w14:paraId="380EE23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本文基于采样事件触发的</w:t>
      </w:r>
      <w:r>
        <w:t>PMI</w:t>
      </w:r>
      <w:r>
        <w:rPr>
          <w:rFonts w:eastAsia="宋体" w:hint="eastAsia"/>
          <w:lang w:val="zh-TW" w:eastAsia="zh-TW"/>
        </w:rPr>
        <w:t>事件作为检查点，需要针对所有可能用于</w:t>
      </w:r>
      <w:r>
        <w:t>ROP</w:t>
      </w:r>
      <w:r>
        <w:rPr>
          <w:rFonts w:eastAsia="宋体" w:hint="eastAsia"/>
          <w:lang w:val="zh-TW" w:eastAsia="zh-TW"/>
        </w:rPr>
        <w:t>攻击的指令片段进行检查。现代</w:t>
      </w:r>
      <w:r>
        <w:t>CPU</w:t>
      </w:r>
      <w:r>
        <w:rPr>
          <w:rFonts w:eastAsia="宋体" w:hint="eastAsia"/>
          <w:lang w:val="zh-TW" w:eastAsia="zh-TW"/>
        </w:rPr>
        <w:t>提供了多种多样的</w:t>
      </w:r>
      <w:r>
        <w:t>PMU</w:t>
      </w:r>
      <w:r>
        <w:rPr>
          <w:rFonts w:eastAsia="宋体" w:hint="eastAsia"/>
          <w:lang w:val="zh-TW" w:eastAsia="zh-TW"/>
        </w:rPr>
        <w:t>事件采样用于调试。</w:t>
      </w:r>
      <w:r>
        <w:t>ROP</w:t>
      </w:r>
      <w:r>
        <w:rPr>
          <w:rFonts w:eastAsia="宋体" w:hint="eastAsia"/>
          <w:lang w:val="zh-TW" w:eastAsia="zh-TW"/>
        </w:rPr>
        <w:t>攻击的指令片段的一个重要特征是需要通过分支操作来实现指令片段间的衔接，因此，本文需要在分支相关事件中进行筛选。筛选的主要原则是：尽量降低采样事件频率，且不会遗漏</w:t>
      </w:r>
      <w:r>
        <w:t>ROP</w:t>
      </w:r>
      <w:r>
        <w:rPr>
          <w:rFonts w:eastAsia="宋体" w:hint="eastAsia"/>
          <w:lang w:val="zh-TW" w:eastAsia="zh-TW"/>
        </w:rPr>
        <w:t>攻击相关分支。</w:t>
      </w:r>
    </w:p>
    <w:p w14:paraId="2E0A497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本文结合</w:t>
      </w:r>
      <w:r>
        <w:t>ROP</w:t>
      </w:r>
      <w:r>
        <w:rPr>
          <w:rFonts w:eastAsia="宋体" w:hint="eastAsia"/>
          <w:lang w:val="zh-TW" w:eastAsia="zh-TW"/>
        </w:rPr>
        <w:t>攻击特征及硬件相关特性进行了分支事件的选择：</w:t>
      </w:r>
    </w:p>
    <w:p w14:paraId="5BB0B451"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t>PerfCFI</w:t>
      </w:r>
      <w:r>
        <w:rPr>
          <w:rFonts w:eastAsia="宋体" w:hint="eastAsia"/>
          <w:lang w:eastAsia="zh-TW"/>
        </w:rPr>
        <w:t>针对应用程序进行保护，因此可将事件限定为用户态事件；</w:t>
      </w:r>
    </w:p>
    <w:p w14:paraId="250264B7"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基于我们的威胁模型，攻击者不能修改程序代码，因此直接分支的语义不会被修改，</w:t>
      </w:r>
      <w:r>
        <w:t>ROP</w:t>
      </w:r>
      <w:r>
        <w:rPr>
          <w:rFonts w:eastAsia="宋体" w:hint="eastAsia"/>
          <w:lang w:eastAsia="zh-TW"/>
        </w:rPr>
        <w:t>攻击只能借助间接分支来进行攻击，因此触发事件可限定为间接分支事件；</w:t>
      </w:r>
    </w:p>
    <w:p w14:paraId="67DE796D"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现代</w:t>
      </w:r>
      <w:r>
        <w:t>CPU</w:t>
      </w:r>
      <w:r>
        <w:rPr>
          <w:rFonts w:eastAsia="宋体" w:hint="eastAsia"/>
          <w:lang w:eastAsia="zh-TW"/>
        </w:rPr>
        <w:t>为了提高效率基本都支持乱序执行技术，部分分支会被投机执行，但最终可能会被抛弃，最终不会提交，所以采样事件分为执行时的分支事件和提交时的分支事件。</w:t>
      </w:r>
      <w:r>
        <w:t>ROP</w:t>
      </w:r>
      <w:r>
        <w:rPr>
          <w:rFonts w:eastAsia="宋体" w:hint="eastAsia"/>
          <w:lang w:eastAsia="zh-TW"/>
        </w:rPr>
        <w:t>攻击过程中的分支是程序真正运行时用到的分支，都属于提交的分支（只是攻击者破坏了控制流完整性，使其偏离了程序开发人员的本意），因此可将触发事件限定为分支提交事件；</w:t>
      </w:r>
    </w:p>
    <w:p w14:paraId="5CE5263C"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t>ROP</w:t>
      </w:r>
      <w:r>
        <w:rPr>
          <w:rFonts w:eastAsia="宋体" w:hint="eastAsia"/>
          <w:lang w:eastAsia="zh-TW"/>
        </w:rPr>
        <w:t>攻击链所需要的分支应该均为跳转的分支，如果不跳转，那么直接执行下一条指令，攻击者不能利用该分支跳转到他预期的目标，因此可将触发事件限定为跳转分支事件</w:t>
      </w:r>
    </w:p>
    <w:p w14:paraId="5DF8AB41"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现代</w:t>
      </w:r>
      <w:r>
        <w:t>CPU</w:t>
      </w:r>
      <w:r>
        <w:rPr>
          <w:rFonts w:eastAsia="宋体" w:hint="eastAsia"/>
          <w:lang w:eastAsia="zh-TW"/>
        </w:rPr>
        <w:t>的分支预测机制主要基于</w:t>
      </w:r>
      <w:commentRangeStart w:id="495"/>
      <w:commentRangeStart w:id="496"/>
      <w:r>
        <w:rPr>
          <w:rFonts w:eastAsia="宋体" w:hint="eastAsia"/>
          <w:lang w:eastAsia="zh-TW"/>
        </w:rPr>
        <w:t>历史信息</w:t>
      </w:r>
      <w:commentRangeEnd w:id="495"/>
      <w:r>
        <w:commentReference w:id="495"/>
      </w:r>
      <w:r>
        <w:rPr>
          <w:rFonts w:eastAsia="宋体" w:hint="eastAsia"/>
          <w:lang w:eastAsia="zh-TW"/>
        </w:rPr>
        <w:t>来对分支进行预</w:t>
      </w:r>
      <w:commentRangeEnd w:id="496"/>
      <w:r w:rsidR="00C571D8">
        <w:rPr>
          <w:rStyle w:val="af2"/>
          <w:rFonts w:eastAsiaTheme="minorEastAsia"/>
          <w:color w:val="auto"/>
          <w:kern w:val="0"/>
          <w:lang w:eastAsia="en-US"/>
        </w:rPr>
        <w:commentReference w:id="496"/>
      </w:r>
      <w:r>
        <w:rPr>
          <w:rFonts w:eastAsia="宋体" w:hint="eastAsia"/>
          <w:lang w:eastAsia="zh-TW"/>
        </w:rPr>
        <w:t>测，由于</w:t>
      </w:r>
      <w:r>
        <w:t>ROP</w:t>
      </w:r>
      <w:r>
        <w:rPr>
          <w:rFonts w:eastAsia="宋体" w:hint="eastAsia"/>
          <w:lang w:eastAsia="zh-TW"/>
        </w:rPr>
        <w:t>攻击会让分支偏离原有的跳转目标，将会与历史跳转目标或方向不一致，因此该分支会导致分支预测失败，因此可将事件限定为预测失败的分支事件；</w:t>
      </w:r>
    </w:p>
    <w:p w14:paraId="27CEC630" w14:textId="77777777" w:rsidR="00AC2565" w:rsidRDefault="00FE2FAB">
      <w:pPr>
        <w:pStyle w:val="a0"/>
        <w:rPr>
          <w:rFonts w:ascii="宋体" w:eastAsia="宋体" w:hAnsi="宋体" w:cs="宋体"/>
          <w:lang w:val="zh-TW" w:eastAsia="zh-TW"/>
        </w:rPr>
      </w:pPr>
      <w:r>
        <w:tab/>
      </w:r>
      <w:r>
        <w:rPr>
          <w:rFonts w:eastAsia="宋体" w:hint="eastAsia"/>
          <w:lang w:val="zh-TW" w:eastAsia="zh-TW"/>
        </w:rPr>
        <w:t>综上所述，最为理想的分支事件为：用户态预测失败的跳转间接分支提交事件。但实际中各类</w:t>
      </w:r>
      <w:r>
        <w:rPr>
          <w:rFonts w:eastAsia="Arial Unicode MS" w:hAnsi="Arial Unicode MS" w:cs="Arial Unicode MS"/>
        </w:rPr>
        <w:t>CPU</w:t>
      </w:r>
      <w:r>
        <w:rPr>
          <w:rFonts w:eastAsia="宋体" w:hint="eastAsia"/>
          <w:lang w:val="zh-TW" w:eastAsia="zh-TW"/>
        </w:rPr>
        <w:t>支持的事件粒度略有不同，因此可供选择的事件并不能保证能够包含最理想的情形，在原型系统实现中会详细描述具体采样事件的选择。</w:t>
      </w:r>
      <w:r>
        <w:rPr>
          <w:rFonts w:eastAsia="宋体" w:hint="eastAsia"/>
          <w:lang w:val="zh-TW" w:eastAsia="zh-TW"/>
        </w:rPr>
        <w:br/>
      </w:r>
      <w:commentRangeStart w:id="497"/>
    </w:p>
    <w:p w14:paraId="4295F6A7" w14:textId="2DE6D14A" w:rsidR="00AC2565" w:rsidRDefault="00B4601F">
      <w:pPr>
        <w:pStyle w:val="2"/>
        <w:spacing w:before="71" w:after="71"/>
        <w:rPr>
          <w:rFonts w:ascii="黑体" w:eastAsia="黑体" w:hAnsi="黑体" w:cs="黑体" w:hint="default"/>
          <w:lang w:val="zh-TW" w:eastAsia="zh-TW"/>
        </w:rPr>
        <w:pPrChange w:id="498" w:author="wang" w:date="2017-12-27T09:56:00Z">
          <w:pPr>
            <w:pStyle w:val="2"/>
            <w:numPr>
              <w:ilvl w:val="1"/>
              <w:numId w:val="8"/>
            </w:numPr>
            <w:spacing w:before="71" w:after="71"/>
            <w:ind w:left="414" w:hanging="414"/>
          </w:pPr>
        </w:pPrChange>
      </w:pPr>
      <w:ins w:id="499" w:author="wang" w:date="2017-12-27T09:56:00Z">
        <w:r>
          <w:rPr>
            <w:rFonts w:ascii="Times New Roman" w:hint="default"/>
          </w:rPr>
          <w:t xml:space="preserve">2.3 </w:t>
        </w:r>
      </w:ins>
      <w:r w:rsidR="00FE2FAB">
        <w:rPr>
          <w:rFonts w:ascii="Times New Roman"/>
        </w:rPr>
        <w:t>ROP</w:t>
      </w:r>
      <w:r w:rsidR="00FE2FAB">
        <w:rPr>
          <w:rFonts w:eastAsia="黑体"/>
          <w:lang w:eastAsia="zh-TW"/>
        </w:rPr>
        <w:t>攻击检测策略</w:t>
      </w:r>
      <w:r w:rsidR="00FE2FAB">
        <w:rPr>
          <w:rFonts w:ascii="黑体" w:eastAsia="黑体" w:hAnsi="黑体" w:cs="黑体"/>
          <w:lang w:val="zh-TW" w:eastAsia="zh-TW"/>
        </w:rPr>
        <w:br/>
      </w:r>
      <w:commentRangeEnd w:id="497"/>
      <w:r w:rsidR="00FE2FAB">
        <w:commentReference w:id="497"/>
      </w:r>
    </w:p>
    <w:p w14:paraId="0E244EFF" w14:textId="36B4FADC" w:rsidR="00AC2565" w:rsidRDefault="00FE2FAB">
      <w:pPr>
        <w:pStyle w:val="a0"/>
        <w:tabs>
          <w:tab w:val="clear" w:pos="357"/>
          <w:tab w:val="left" w:pos="270"/>
        </w:tabs>
        <w:ind w:firstLine="199"/>
        <w:rPr>
          <w:ins w:id="500" w:author="wang" w:date="2017-12-27T10:22:00Z"/>
          <w:rFonts w:eastAsia="PMingLiU"/>
          <w:lang w:val="zh-TW" w:eastAsia="zh-TW"/>
        </w:rPr>
        <w:pPrChange w:id="501" w:author="wang" w:date="2017-12-27T10:27:00Z">
          <w:pPr>
            <w:pStyle w:val="a0"/>
            <w:ind w:firstLine="199"/>
          </w:pPr>
        </w:pPrChange>
      </w:pPr>
      <w:r>
        <w:tab/>
      </w:r>
      <w:ins w:id="502" w:author="wang" w:date="2017-12-27T09:58:00Z">
        <w:r w:rsidR="0091591F">
          <w:t>BranchChecker</w:t>
        </w:r>
      </w:ins>
      <w:del w:id="503" w:author="wang" w:date="2017-12-27T09:58:00Z">
        <w:r w:rsidDel="009D423A">
          <w:delText>PerfCFI</w:delText>
        </w:r>
      </w:del>
      <w:r>
        <w:rPr>
          <w:rFonts w:eastAsia="宋体" w:hint="eastAsia"/>
          <w:lang w:val="zh-TW" w:eastAsia="zh-TW"/>
        </w:rPr>
        <w:t>通过捕获系统运行时的硬件分支处理相关的特征，基于特征设计相应的</w:t>
      </w:r>
      <w:r>
        <w:t>ROP</w:t>
      </w:r>
      <w:r>
        <w:rPr>
          <w:rFonts w:eastAsia="宋体" w:hint="eastAsia"/>
          <w:lang w:val="zh-TW" w:eastAsia="zh-TW"/>
        </w:rPr>
        <w:t>攻击检测策略。</w:t>
      </w:r>
    </w:p>
    <w:p w14:paraId="667539A6" w14:textId="1474B23F" w:rsidR="003642EB" w:rsidRDefault="003642EB">
      <w:pPr>
        <w:pStyle w:val="a0"/>
        <w:numPr>
          <w:ilvl w:val="0"/>
          <w:numId w:val="44"/>
        </w:numPr>
        <w:tabs>
          <w:tab w:val="clear" w:pos="357"/>
          <w:tab w:val="left" w:pos="270"/>
        </w:tabs>
        <w:rPr>
          <w:ins w:id="504" w:author="wang" w:date="2017-12-27T10:22:00Z"/>
          <w:rFonts w:eastAsiaTheme="minorEastAsia"/>
          <w:b/>
          <w:lang w:val="zh-TW"/>
        </w:rPr>
        <w:pPrChange w:id="505" w:author="wang" w:date="2017-12-27T10:27:00Z">
          <w:pPr>
            <w:pStyle w:val="a0"/>
            <w:ind w:firstLine="199"/>
          </w:pPr>
        </w:pPrChange>
      </w:pPr>
      <w:ins w:id="506" w:author="wang" w:date="2017-12-27T10:22:00Z">
        <w:r w:rsidRPr="003642EB">
          <w:rPr>
            <w:rFonts w:eastAsiaTheme="minorEastAsia" w:hint="eastAsia"/>
            <w:b/>
            <w:lang w:val="zh-TW"/>
            <w:rPrChange w:id="507" w:author="wang" w:date="2017-12-27T10:22:00Z">
              <w:rPr>
                <w:rFonts w:eastAsiaTheme="minorEastAsia" w:hint="eastAsia"/>
                <w:lang w:val="zh-TW"/>
              </w:rPr>
            </w:rPrChange>
          </w:rPr>
          <w:t>疑似配件</w:t>
        </w:r>
      </w:ins>
      <w:ins w:id="508" w:author="wang" w:date="2017-12-27T10:32:00Z">
        <w:r w:rsidR="00C5400C">
          <w:rPr>
            <w:rFonts w:eastAsiaTheme="minorEastAsia" w:hint="eastAsia"/>
            <w:b/>
            <w:lang w:val="zh-TW"/>
          </w:rPr>
          <w:t>的</w:t>
        </w:r>
        <w:r w:rsidR="00C5400C">
          <w:rPr>
            <w:rFonts w:eastAsiaTheme="minorEastAsia"/>
            <w:b/>
            <w:lang w:val="zh-TW"/>
          </w:rPr>
          <w:t>识别</w:t>
        </w:r>
      </w:ins>
    </w:p>
    <w:p w14:paraId="08E5ADB7" w14:textId="18A6F144" w:rsidR="003642EB" w:rsidRPr="003642EB" w:rsidRDefault="003642EB" w:rsidP="003642EB">
      <w:pPr>
        <w:pStyle w:val="a0"/>
        <w:ind w:firstLine="199"/>
        <w:rPr>
          <w:rFonts w:eastAsiaTheme="minorEastAsia"/>
          <w:lang w:val="zh-TW"/>
          <w:rPrChange w:id="509" w:author="wang" w:date="2017-12-27T10:23:00Z">
            <w:rPr>
              <w:rFonts w:ascii="宋体" w:eastAsia="宋体" w:hAnsi="宋体" w:cs="宋体"/>
              <w:lang w:val="zh-TW" w:eastAsia="zh-TW"/>
            </w:rPr>
          </w:rPrChange>
        </w:rPr>
      </w:pPr>
      <w:ins w:id="510" w:author="wang" w:date="2017-12-27T10:22:00Z">
        <w:r w:rsidRPr="003642EB">
          <w:rPr>
            <w:rFonts w:eastAsiaTheme="minorEastAsia" w:hint="eastAsia"/>
            <w:lang w:val="zh-TW"/>
            <w:rPrChange w:id="511" w:author="wang" w:date="2017-12-27T10:23:00Z">
              <w:rPr>
                <w:rFonts w:eastAsiaTheme="minorEastAsia" w:hint="eastAsia"/>
                <w:b/>
                <w:lang w:val="zh-TW"/>
              </w:rPr>
            </w:rPrChange>
          </w:rPr>
          <w:t>当满足下列条件之一时，认为当前指令片段为疑似配件（</w:t>
        </w:r>
        <w:r w:rsidRPr="003642EB">
          <w:rPr>
            <w:rFonts w:eastAsiaTheme="minorEastAsia"/>
            <w:lang w:val="zh-TW"/>
            <w:rPrChange w:id="512" w:author="wang" w:date="2017-12-27T10:23:00Z">
              <w:rPr>
                <w:rFonts w:eastAsiaTheme="minorEastAsia"/>
                <w:b/>
                <w:lang w:val="zh-TW"/>
              </w:rPr>
            </w:rPrChange>
          </w:rPr>
          <w:t>gadget</w:t>
        </w:r>
        <w:r w:rsidRPr="003642EB">
          <w:rPr>
            <w:rFonts w:eastAsiaTheme="minorEastAsia" w:hint="eastAsia"/>
            <w:lang w:val="zh-TW"/>
            <w:rPrChange w:id="513" w:author="wang" w:date="2017-12-27T10:23:00Z">
              <w:rPr>
                <w:rFonts w:eastAsiaTheme="minorEastAsia" w:hint="eastAsia"/>
                <w:b/>
                <w:lang w:val="zh-TW"/>
              </w:rPr>
            </w:rPrChange>
          </w:rPr>
          <w:t>）：</w:t>
        </w:r>
      </w:ins>
    </w:p>
    <w:p w14:paraId="21F73673" w14:textId="5F1C01B3" w:rsidR="00AC2565" w:rsidRDefault="00FE2FAB">
      <w:pPr>
        <w:pStyle w:val="a0"/>
        <w:ind w:firstLine="0"/>
        <w:rPr>
          <w:rFonts w:ascii="宋体" w:eastAsia="宋体" w:hAnsi="宋体" w:cs="宋体"/>
          <w:lang w:val="zh-TW" w:eastAsia="zh-TW"/>
        </w:rPr>
      </w:pPr>
      <w:r>
        <w:tab/>
      </w:r>
      <w:del w:id="514" w:author="wang" w:date="2017-12-27T10:01:00Z">
        <w:r w:rsidDel="00D33000">
          <w:delText>ROP</w:delText>
        </w:r>
        <w:r w:rsidDel="00D33000">
          <w:rPr>
            <w:rFonts w:eastAsia="宋体" w:hint="eastAsia"/>
            <w:lang w:val="zh-TW" w:eastAsia="zh-TW"/>
          </w:rPr>
          <w:delText>攻击利用系统中可以利用的指令片段来完成，这些指令片段称为</w:delText>
        </w:r>
        <w:commentRangeStart w:id="515"/>
        <w:r w:rsidDel="00D33000">
          <w:delText>gadget</w:delText>
        </w:r>
        <w:r w:rsidDel="00D33000">
          <w:rPr>
            <w:rFonts w:eastAsia="宋体" w:hint="eastAsia"/>
            <w:lang w:val="zh-TW" w:eastAsia="zh-TW"/>
          </w:rPr>
          <w:delText>。</w:delText>
        </w:r>
      </w:del>
      <w:del w:id="516" w:author="wang" w:date="2017-12-27T10:06:00Z">
        <w:r w:rsidDel="00ED1C87">
          <w:delText>PerfCFI</w:delText>
        </w:r>
      </w:del>
      <w:del w:id="517" w:author="wang" w:date="2017-12-27T10:22:00Z">
        <w:r w:rsidDel="003642EB">
          <w:rPr>
            <w:rFonts w:eastAsia="宋体" w:hint="eastAsia"/>
            <w:lang w:val="zh-TW" w:eastAsia="zh-TW"/>
          </w:rPr>
          <w:delText>首先识别出疑似</w:delText>
        </w:r>
        <w:r w:rsidDel="003642EB">
          <w:lastRenderedPageBreak/>
          <w:delText>gadget</w:delText>
        </w:r>
        <w:r w:rsidDel="003642EB">
          <w:rPr>
            <w:rFonts w:eastAsia="宋体" w:hint="eastAsia"/>
            <w:lang w:val="zh-TW" w:eastAsia="zh-TW"/>
          </w:rPr>
          <w:delText>和</w:delText>
        </w:r>
        <w:commentRangeStart w:id="518"/>
        <w:r w:rsidDel="003642EB">
          <w:delText>critical gadget</w:delText>
        </w:r>
        <w:commentRangeEnd w:id="515"/>
        <w:r w:rsidDel="003642EB">
          <w:commentReference w:id="515"/>
        </w:r>
      </w:del>
      <w:commentRangeEnd w:id="518"/>
      <w:r w:rsidR="00DB5123">
        <w:rPr>
          <w:rStyle w:val="af2"/>
          <w:rFonts w:eastAsiaTheme="minorEastAsia"/>
          <w:color w:val="auto"/>
          <w:kern w:val="0"/>
          <w:lang w:eastAsia="en-US"/>
        </w:rPr>
        <w:commentReference w:id="518"/>
      </w:r>
      <w:del w:id="519" w:author="wang" w:date="2017-12-27T10:22:00Z">
        <w:r w:rsidDel="003642EB">
          <w:rPr>
            <w:rFonts w:eastAsia="宋体" w:hint="eastAsia"/>
            <w:lang w:val="zh-TW" w:eastAsia="zh-TW"/>
          </w:rPr>
          <w:delText>。当满足下列条件之一时，认为当前指令片段为疑似</w:delText>
        </w:r>
        <w:r w:rsidDel="003642EB">
          <w:delText>gadget</w:delText>
        </w:r>
        <w:r w:rsidDel="003642EB">
          <w:rPr>
            <w:rFonts w:eastAsia="宋体" w:hint="eastAsia"/>
            <w:lang w:val="zh-TW" w:eastAsia="zh-TW"/>
          </w:rPr>
          <w:delText>：</w:delText>
        </w:r>
        <w:r w:rsidDel="003642EB">
          <w:rPr>
            <w:rFonts w:eastAsia="宋体" w:hint="eastAsia"/>
            <w:lang w:val="zh-TW" w:eastAsia="zh-TW"/>
          </w:rPr>
          <w:delText xml:space="preserve"> </w:delText>
        </w:r>
      </w:del>
      <w:r>
        <w:rPr>
          <w:rFonts w:eastAsia="宋体" w:hint="eastAsia"/>
          <w:lang w:val="zh-TW" w:eastAsia="zh-TW"/>
        </w:rPr>
        <w:br/>
      </w:r>
      <w:commentRangeStart w:id="520"/>
    </w:p>
    <w:p w14:paraId="23F09AE4" w14:textId="28F7EB77" w:rsidR="00AC2565" w:rsidRDefault="003642EB">
      <w:pPr>
        <w:pStyle w:val="a0"/>
        <w:numPr>
          <w:ilvl w:val="0"/>
          <w:numId w:val="14"/>
        </w:numPr>
        <w:tabs>
          <w:tab w:val="num" w:pos="732"/>
        </w:tabs>
        <w:ind w:left="732" w:hanging="360"/>
        <w:rPr>
          <w:rFonts w:ascii="宋体" w:eastAsia="宋体" w:hAnsi="宋体" w:cs="宋体"/>
          <w:lang w:val="zh-TW" w:eastAsia="zh-TW"/>
        </w:rPr>
      </w:pPr>
      <w:ins w:id="521" w:author="wang" w:date="2017-12-27T10:23:00Z">
        <w:r>
          <w:rPr>
            <w:rFonts w:eastAsiaTheme="minorEastAsia" w:hint="eastAsia"/>
            <w:lang w:eastAsia="zh-TW"/>
          </w:rPr>
          <w:t>非</w:t>
        </w:r>
      </w:ins>
      <w:ins w:id="522" w:author="wang" w:date="2017-12-27T10:24:00Z">
        <w:r>
          <w:rPr>
            <w:rFonts w:eastAsiaTheme="minorEastAsia" w:hint="eastAsia"/>
            <w:lang w:eastAsia="zh-TW"/>
          </w:rPr>
          <w:t>调用</w:t>
        </w:r>
        <w:r>
          <w:rPr>
            <w:rFonts w:eastAsiaTheme="minorEastAsia"/>
            <w:lang w:eastAsia="zh-TW"/>
          </w:rPr>
          <w:t>型返回指令</w:t>
        </w:r>
      </w:ins>
      <w:r w:rsidR="00FE2FAB">
        <w:rPr>
          <w:lang w:eastAsia="zh-TW"/>
        </w:rPr>
        <w:t>Call-preceded ret</w:t>
      </w:r>
      <w:commentRangeEnd w:id="520"/>
      <w:r w:rsidR="00FE2FAB">
        <w:commentReference w:id="520"/>
      </w:r>
      <w:r w:rsidR="00FE2FAB">
        <w:rPr>
          <w:rFonts w:eastAsia="宋体" w:hint="eastAsia"/>
          <w:lang w:eastAsia="zh-TW"/>
        </w:rPr>
        <w:t>：对于所有的</w:t>
      </w:r>
      <w:del w:id="523" w:author="wang" w:date="2017-12-27T10:24:00Z">
        <w:r w:rsidR="00FE2FAB" w:rsidDel="003642EB">
          <w:rPr>
            <w:lang w:eastAsia="zh-TW"/>
          </w:rPr>
          <w:delText>return</w:delText>
        </w:r>
      </w:del>
      <w:ins w:id="524" w:author="wang" w:date="2017-12-27T10:24:00Z">
        <w:r>
          <w:rPr>
            <w:rFonts w:eastAsiaTheme="minorEastAsia" w:hint="eastAsia"/>
          </w:rPr>
          <w:t>返回</w:t>
        </w:r>
      </w:ins>
      <w:r w:rsidR="00FE2FAB">
        <w:rPr>
          <w:rFonts w:eastAsia="宋体" w:hint="eastAsia"/>
          <w:lang w:eastAsia="zh-TW"/>
        </w:rPr>
        <w:t>指令，如果目标地址的上一条指令不是</w:t>
      </w:r>
      <w:ins w:id="525" w:author="wang" w:date="2017-12-27T10:24:00Z">
        <w:r>
          <w:rPr>
            <w:rFonts w:eastAsiaTheme="minorEastAsia" w:hint="eastAsia"/>
          </w:rPr>
          <w:t>调用</w:t>
        </w:r>
      </w:ins>
      <w:del w:id="526" w:author="wang" w:date="2017-12-27T10:24:00Z">
        <w:r w:rsidR="00FE2FAB" w:rsidDel="003642EB">
          <w:rPr>
            <w:lang w:eastAsia="zh-TW"/>
          </w:rPr>
          <w:delText>call</w:delText>
        </w:r>
      </w:del>
      <w:r w:rsidR="00FE2FAB">
        <w:rPr>
          <w:rFonts w:eastAsia="宋体" w:hint="eastAsia"/>
          <w:lang w:eastAsia="zh-TW"/>
        </w:rPr>
        <w:t>指令，将其标为疑似</w:t>
      </w:r>
      <w:ins w:id="527" w:author="wang" w:date="2017-12-27T10:24:00Z">
        <w:r>
          <w:rPr>
            <w:rFonts w:eastAsia="宋体" w:hint="eastAsia"/>
          </w:rPr>
          <w:t>配件</w:t>
        </w:r>
      </w:ins>
      <w:del w:id="528" w:author="wang" w:date="2017-12-27T10:24:00Z">
        <w:r w:rsidR="00FE2FAB" w:rsidDel="003642EB">
          <w:rPr>
            <w:lang w:eastAsia="zh-TW"/>
          </w:rPr>
          <w:delText>gadget</w:delText>
        </w:r>
      </w:del>
      <w:r w:rsidR="00FE2FAB">
        <w:rPr>
          <w:rFonts w:eastAsia="宋体" w:hint="eastAsia"/>
          <w:lang w:eastAsia="zh-TW"/>
        </w:rPr>
        <w:t>；</w:t>
      </w:r>
      <w:r w:rsidR="00FE2FAB">
        <w:rPr>
          <w:rFonts w:ascii="宋体" w:eastAsia="宋体" w:hAnsi="宋体" w:cs="宋体"/>
          <w:lang w:val="zh-TW" w:eastAsia="zh-TW"/>
        </w:rPr>
        <w:br/>
      </w:r>
      <w:commentRangeStart w:id="529"/>
    </w:p>
    <w:p w14:paraId="6072F0BF" w14:textId="76D56DFC" w:rsidR="00AC2565" w:rsidRDefault="00AB1029">
      <w:pPr>
        <w:pStyle w:val="a0"/>
        <w:numPr>
          <w:ilvl w:val="0"/>
          <w:numId w:val="14"/>
        </w:numPr>
        <w:tabs>
          <w:tab w:val="num" w:pos="732"/>
        </w:tabs>
        <w:ind w:left="732" w:hanging="360"/>
        <w:rPr>
          <w:rFonts w:ascii="宋体" w:eastAsia="宋体" w:hAnsi="宋体" w:cs="宋体"/>
          <w:lang w:val="zh-TW" w:eastAsia="zh-TW"/>
        </w:rPr>
      </w:pPr>
      <w:commentRangeStart w:id="530"/>
      <w:ins w:id="531" w:author="wang" w:date="2017-12-27T10:24:00Z">
        <w:r>
          <w:rPr>
            <w:rFonts w:eastAsiaTheme="minorEastAsia" w:hint="eastAsia"/>
          </w:rPr>
          <w:t>分支短</w:t>
        </w:r>
        <w:r>
          <w:rPr>
            <w:rFonts w:eastAsiaTheme="minorEastAsia"/>
          </w:rPr>
          <w:t>指令序列</w:t>
        </w:r>
      </w:ins>
      <w:commentRangeEnd w:id="530"/>
      <w:ins w:id="532" w:author="wang" w:date="2017-12-27T10:25:00Z">
        <w:r w:rsidR="00E1089C">
          <w:rPr>
            <w:rStyle w:val="af2"/>
            <w:rFonts w:eastAsiaTheme="minorEastAsia"/>
            <w:color w:val="auto"/>
            <w:kern w:val="0"/>
            <w:lang w:eastAsia="en-US"/>
          </w:rPr>
          <w:commentReference w:id="530"/>
        </w:r>
      </w:ins>
      <w:del w:id="533" w:author="wang" w:date="2017-12-27T10:24:00Z">
        <w:r w:rsidR="00FE2FAB" w:rsidDel="00AB1029">
          <w:delText>Short basic sequence</w:delText>
        </w:r>
      </w:del>
      <w:commentRangeEnd w:id="529"/>
      <w:r w:rsidR="00FE2FAB">
        <w:commentReference w:id="529"/>
      </w:r>
      <w:r w:rsidR="00FE2FAB">
        <w:rPr>
          <w:rFonts w:eastAsia="宋体" w:hint="eastAsia"/>
          <w:lang w:eastAsia="zh-TW"/>
        </w:rPr>
        <w:t>：如果上一个可疑分支到下一个可疑分支的指令长度低于一定阈值</w:t>
      </w:r>
      <w:ins w:id="534" w:author="wang" w:date="2017-12-27T10:25:00Z">
        <w:r>
          <w:rPr>
            <w:rFonts w:eastAsia="宋体" w:hint="eastAsia"/>
          </w:rPr>
          <w:t>（</w:t>
        </w:r>
      </w:ins>
      <w:r w:rsidR="00FE2FAB">
        <w:t>maxGadgetLength</w:t>
      </w:r>
      <w:ins w:id="535" w:author="wang" w:date="2017-12-27T10:25:00Z">
        <w:r>
          <w:rPr>
            <w:rFonts w:eastAsiaTheme="minorEastAsia" w:hint="eastAsia"/>
          </w:rPr>
          <w:t>）</w:t>
        </w:r>
      </w:ins>
      <w:r w:rsidR="00FE2FAB">
        <w:rPr>
          <w:rFonts w:eastAsia="宋体" w:hint="eastAsia"/>
          <w:lang w:eastAsia="zh-TW"/>
        </w:rPr>
        <w:t>，将其标为疑似</w:t>
      </w:r>
      <w:ins w:id="536" w:author="wang" w:date="2017-12-27T10:25:00Z">
        <w:r>
          <w:rPr>
            <w:rFonts w:eastAsia="宋体" w:hint="eastAsia"/>
          </w:rPr>
          <w:t>配件</w:t>
        </w:r>
      </w:ins>
      <w:del w:id="537" w:author="wang" w:date="2017-12-27T10:25:00Z">
        <w:r w:rsidR="00FE2FAB" w:rsidDel="00AB1029">
          <w:delText>gadget</w:delText>
        </w:r>
      </w:del>
      <w:r w:rsidR="00FE2FAB">
        <w:rPr>
          <w:rFonts w:eastAsia="宋体" w:hint="eastAsia"/>
          <w:lang w:eastAsia="zh-TW"/>
        </w:rPr>
        <w:t>。</w:t>
      </w:r>
    </w:p>
    <w:p w14:paraId="5BE6E464" w14:textId="37B0F7DC" w:rsidR="00C5400C" w:rsidRPr="00C5400C" w:rsidRDefault="00C5400C">
      <w:pPr>
        <w:pStyle w:val="a0"/>
        <w:numPr>
          <w:ilvl w:val="0"/>
          <w:numId w:val="45"/>
        </w:numPr>
        <w:rPr>
          <w:ins w:id="538" w:author="wang" w:date="2017-12-27T10:32:00Z"/>
          <w:rFonts w:eastAsiaTheme="minorEastAsia"/>
          <w:b/>
          <w:rPrChange w:id="539" w:author="wang" w:date="2017-12-27T10:33:00Z">
            <w:rPr>
              <w:ins w:id="540" w:author="wang" w:date="2017-12-27T10:32:00Z"/>
            </w:rPr>
          </w:rPrChange>
        </w:rPr>
        <w:pPrChange w:id="541" w:author="wang" w:date="2017-12-27T10:33:00Z">
          <w:pPr>
            <w:pStyle w:val="a0"/>
            <w:ind w:firstLine="0"/>
          </w:pPr>
        </w:pPrChange>
      </w:pPr>
      <w:ins w:id="542" w:author="wang" w:date="2017-12-27T10:33:00Z">
        <w:r w:rsidRPr="00C5400C">
          <w:rPr>
            <w:rFonts w:eastAsiaTheme="minorEastAsia" w:hint="eastAsia"/>
            <w:b/>
            <w:rPrChange w:id="543" w:author="wang" w:date="2017-12-27T10:33:00Z">
              <w:rPr>
                <w:rFonts w:eastAsiaTheme="minorEastAsia" w:hint="eastAsia"/>
              </w:rPr>
            </w:rPrChange>
          </w:rPr>
          <w:t>长无效片段的识别</w:t>
        </w:r>
      </w:ins>
      <w:r w:rsidR="00FE2FAB" w:rsidRPr="00C5400C">
        <w:rPr>
          <w:b/>
          <w:rPrChange w:id="544" w:author="wang" w:date="2017-12-27T10:33:00Z">
            <w:rPr/>
          </w:rPrChange>
        </w:rPr>
        <w:tab/>
      </w:r>
    </w:p>
    <w:p w14:paraId="348ABA03" w14:textId="20DC725F" w:rsidR="00AC2565" w:rsidRDefault="00C537F8">
      <w:pPr>
        <w:pStyle w:val="a0"/>
        <w:ind w:firstLine="0"/>
        <w:rPr>
          <w:rFonts w:ascii="宋体" w:eastAsia="宋体" w:hAnsi="宋体" w:cs="宋体"/>
          <w:lang w:val="zh-TW" w:eastAsia="zh-TW"/>
        </w:rPr>
      </w:pPr>
      <w:ins w:id="545" w:author="wang" w:date="2017-12-27T10:33:00Z">
        <w:r>
          <w:rPr>
            <w:rFonts w:eastAsia="PMingLiU"/>
            <w:lang w:val="zh-TW" w:eastAsia="zh-TW"/>
          </w:rPr>
          <w:tab/>
        </w:r>
      </w:ins>
      <w:commentRangeStart w:id="546"/>
      <w:r w:rsidR="00FE2FAB">
        <w:rPr>
          <w:rFonts w:eastAsia="宋体" w:hint="eastAsia"/>
          <w:lang w:val="zh-TW" w:eastAsia="zh-TW"/>
        </w:rPr>
        <w:t>为了提高检测的准确性</w:t>
      </w:r>
      <w:commentRangeEnd w:id="546"/>
      <w:r w:rsidR="00FE2FAB">
        <w:commentReference w:id="546"/>
      </w:r>
      <w:r w:rsidR="00FE2FAB">
        <w:rPr>
          <w:rFonts w:eastAsia="宋体" w:hint="eastAsia"/>
          <w:lang w:val="zh-TW" w:eastAsia="zh-TW"/>
        </w:rPr>
        <w:t>，并且避免对历史信息的覆盖，</w:t>
      </w:r>
      <w:r w:rsidR="00FE2FAB">
        <w:t>PerfCFI</w:t>
      </w:r>
      <w:r w:rsidR="00FE2FAB">
        <w:rPr>
          <w:rFonts w:eastAsia="宋体" w:hint="eastAsia"/>
          <w:lang w:val="zh-TW" w:eastAsia="zh-TW"/>
        </w:rPr>
        <w:t>对长无效片段进行识别和过滤。长无效片段是指副作用较小的长指令片段，通常用于绕过基于连续</w:t>
      </w:r>
      <w:ins w:id="547" w:author="wang" w:date="2017-12-27T10:35:00Z">
        <w:r w:rsidR="0022631E">
          <w:rPr>
            <w:rFonts w:eastAsiaTheme="minorEastAsia" w:hint="eastAsia"/>
          </w:rPr>
          <w:t>配件</w:t>
        </w:r>
      </w:ins>
      <w:del w:id="548" w:author="wang" w:date="2017-12-27T10:35:00Z">
        <w:r w:rsidR="00FE2FAB" w:rsidDel="0022631E">
          <w:delText>gadget</w:delText>
        </w:r>
      </w:del>
      <w:r w:rsidR="00FE2FAB">
        <w:rPr>
          <w:rFonts w:eastAsia="宋体" w:hint="eastAsia"/>
          <w:lang w:val="zh-TW" w:eastAsia="zh-TW"/>
        </w:rPr>
        <w:t>特征检测的</w:t>
      </w:r>
      <w:r w:rsidR="00FE2FAB">
        <w:t>CFI</w:t>
      </w:r>
      <w:r w:rsidR="00FE2FAB">
        <w:rPr>
          <w:rFonts w:eastAsia="宋体" w:hint="eastAsia"/>
          <w:lang w:val="zh-TW" w:eastAsia="zh-TW"/>
        </w:rPr>
        <w:t>检测方式。如果在上一个疑似</w:t>
      </w:r>
      <w:ins w:id="549" w:author="wang" w:date="2017-12-27T10:35:00Z">
        <w:r w:rsidR="0022631E">
          <w:rPr>
            <w:rFonts w:eastAsiaTheme="minorEastAsia" w:hint="eastAsia"/>
          </w:rPr>
          <w:t>配件</w:t>
        </w:r>
      </w:ins>
      <w:del w:id="550" w:author="wang" w:date="2017-12-27T10:35:00Z">
        <w:r w:rsidR="00FE2FAB" w:rsidDel="0022631E">
          <w:delText>gadget</w:delText>
        </w:r>
      </w:del>
      <w:r w:rsidR="00FE2FAB">
        <w:rPr>
          <w:rFonts w:eastAsia="宋体" w:hint="eastAsia"/>
          <w:lang w:val="zh-TW" w:eastAsia="zh-TW"/>
        </w:rPr>
        <w:t>末尾到下一个疑似</w:t>
      </w:r>
      <w:ins w:id="551" w:author="wang" w:date="2017-12-27T10:36:00Z">
        <w:r w:rsidR="0022631E">
          <w:rPr>
            <w:rFonts w:eastAsiaTheme="minorEastAsia" w:hint="eastAsia"/>
          </w:rPr>
          <w:t>配件</w:t>
        </w:r>
      </w:ins>
      <w:del w:id="552" w:author="wang" w:date="2017-12-27T10:36:00Z">
        <w:r w:rsidR="00FE2FAB" w:rsidDel="0022631E">
          <w:delText>g</w:delText>
        </w:r>
      </w:del>
      <w:del w:id="553" w:author="wang" w:date="2017-12-27T10:35:00Z">
        <w:r w:rsidR="00FE2FAB" w:rsidDel="0022631E">
          <w:delText>adget</w:delText>
        </w:r>
      </w:del>
      <w:r w:rsidR="00FE2FAB">
        <w:rPr>
          <w:rFonts w:eastAsia="宋体" w:hint="eastAsia"/>
          <w:lang w:val="zh-TW" w:eastAsia="zh-TW"/>
        </w:rPr>
        <w:t>开始，系统状态（</w:t>
      </w:r>
      <w:del w:id="554" w:author="wang" w:date="2017-12-27T10:36:00Z">
        <w:r w:rsidR="00FE2FAB" w:rsidDel="0011786D">
          <w:rPr>
            <w:rFonts w:eastAsia="宋体" w:hint="eastAsia"/>
            <w:lang w:val="zh-TW" w:eastAsia="zh-TW"/>
          </w:rPr>
          <w:delText>主要是</w:delText>
        </w:r>
      </w:del>
      <w:ins w:id="555" w:author="wang" w:date="2017-12-27T10:36:00Z">
        <w:r w:rsidR="0011786D">
          <w:rPr>
            <w:rFonts w:eastAsia="宋体" w:hint="eastAsia"/>
            <w:lang w:val="zh-TW"/>
          </w:rPr>
          <w:t>本文</w:t>
        </w:r>
        <w:r w:rsidR="0011786D">
          <w:rPr>
            <w:rFonts w:eastAsia="宋体"/>
            <w:lang w:val="zh-TW"/>
          </w:rPr>
          <w:t>用系统</w:t>
        </w:r>
      </w:ins>
      <w:r w:rsidR="00FE2FAB">
        <w:rPr>
          <w:rFonts w:eastAsia="宋体" w:hint="eastAsia"/>
          <w:lang w:val="zh-TW" w:eastAsia="zh-TW"/>
        </w:rPr>
        <w:t>架构寄存器</w:t>
      </w:r>
      <w:ins w:id="556" w:author="wang" w:date="2017-12-27T10:37:00Z">
        <w:r w:rsidR="0011786D">
          <w:rPr>
            <w:rFonts w:eastAsia="宋体" w:hint="eastAsia"/>
            <w:lang w:val="zh-TW"/>
          </w:rPr>
          <w:t>的</w:t>
        </w:r>
        <w:r w:rsidR="0011786D">
          <w:rPr>
            <w:rFonts w:eastAsia="宋体"/>
            <w:lang w:val="zh-TW"/>
          </w:rPr>
          <w:t>值来表征系统状态</w:t>
        </w:r>
      </w:ins>
      <w:r w:rsidR="00FE2FAB">
        <w:rPr>
          <w:rFonts w:eastAsia="宋体" w:hint="eastAsia"/>
          <w:lang w:val="zh-TW" w:eastAsia="zh-TW"/>
        </w:rPr>
        <w:t>）的修改粒度低于一定阈值，将该段代码标为疑似长无效片段。</w:t>
      </w:r>
      <w:r w:rsidR="00FE2FAB">
        <w:rPr>
          <w:rFonts w:eastAsia="宋体" w:hint="eastAsia"/>
          <w:lang w:val="zh-TW" w:eastAsia="zh-TW"/>
        </w:rPr>
        <w:br/>
      </w:r>
      <w:commentRangeStart w:id="557"/>
    </w:p>
    <w:p w14:paraId="6594267C" w14:textId="2726BC53" w:rsidR="00AB049F" w:rsidRPr="00A40BD2" w:rsidRDefault="00AB049F" w:rsidP="00A40BD2">
      <w:pPr>
        <w:pStyle w:val="a0"/>
        <w:numPr>
          <w:ilvl w:val="0"/>
          <w:numId w:val="44"/>
        </w:numPr>
        <w:rPr>
          <w:ins w:id="558" w:author="wang" w:date="2017-12-27T10:26:00Z"/>
          <w:rFonts w:eastAsiaTheme="minorEastAsia"/>
          <w:b/>
        </w:rPr>
      </w:pPr>
      <w:commentRangeStart w:id="559"/>
      <w:ins w:id="560" w:author="wang" w:date="2017-12-27T10:26:00Z">
        <w:r w:rsidRPr="00A40BD2">
          <w:rPr>
            <w:rFonts w:eastAsiaTheme="minorEastAsia" w:hint="eastAsia"/>
            <w:b/>
          </w:rPr>
          <w:t>配件</w:t>
        </w:r>
        <w:r w:rsidRPr="00A40BD2">
          <w:rPr>
            <w:rFonts w:eastAsiaTheme="minorEastAsia"/>
            <w:b/>
          </w:rPr>
          <w:t>长度</w:t>
        </w:r>
      </w:ins>
      <w:commentRangeEnd w:id="559"/>
      <w:ins w:id="561" w:author="wang" w:date="2017-12-27T10:46:00Z">
        <w:r w:rsidR="00C74F52">
          <w:rPr>
            <w:rStyle w:val="af2"/>
            <w:rFonts w:eastAsiaTheme="minorEastAsia"/>
            <w:color w:val="auto"/>
            <w:kern w:val="0"/>
            <w:lang w:eastAsia="en-US"/>
          </w:rPr>
          <w:commentReference w:id="559"/>
        </w:r>
      </w:ins>
      <w:ins w:id="563" w:author="wang" w:date="2017-12-27T10:26:00Z">
        <w:r w:rsidRPr="00A40BD2">
          <w:rPr>
            <w:rFonts w:eastAsiaTheme="minorEastAsia"/>
            <w:b/>
          </w:rPr>
          <w:t>统计</w:t>
        </w:r>
      </w:ins>
      <w:ins w:id="564" w:author="wang" w:date="2017-12-27T10:27:00Z">
        <w:r w:rsidRPr="00A40BD2">
          <w:rPr>
            <w:rFonts w:eastAsiaTheme="minorEastAsia" w:hint="eastAsia"/>
            <w:b/>
          </w:rPr>
          <w:t>策略</w:t>
        </w:r>
      </w:ins>
    </w:p>
    <w:p w14:paraId="490ECAC6" w14:textId="3CD9E49D" w:rsidR="00AC2565" w:rsidRDefault="006D4D02">
      <w:pPr>
        <w:pStyle w:val="a0"/>
        <w:ind w:left="372" w:firstLine="0"/>
        <w:rPr>
          <w:rFonts w:ascii="宋体" w:eastAsia="宋体" w:hAnsi="宋体" w:cs="宋体"/>
          <w:lang w:val="zh-TW" w:eastAsia="zh-TW"/>
        </w:rPr>
      </w:pPr>
      <w:ins w:id="565" w:author="wang" w:date="2017-12-27T10:28:00Z">
        <w:r>
          <w:t>BranchChecker</w:t>
        </w:r>
      </w:ins>
      <w:del w:id="566" w:author="wang" w:date="2017-12-27T10:28:00Z">
        <w:r w:rsidR="00FE2FAB" w:rsidDel="006D4D02">
          <w:delText>PerfCFI</w:delText>
        </w:r>
      </w:del>
      <w:r w:rsidR="00FE2FAB">
        <w:rPr>
          <w:rFonts w:eastAsia="宋体" w:hint="eastAsia"/>
          <w:lang w:val="zh-TW" w:eastAsia="zh-TW"/>
        </w:rPr>
        <w:t>基于以下策略对</w:t>
      </w:r>
      <w:ins w:id="567" w:author="wang" w:date="2017-12-27T10:28:00Z">
        <w:r>
          <w:rPr>
            <w:rFonts w:eastAsia="宋体" w:hint="eastAsia"/>
            <w:lang w:val="zh-TW"/>
          </w:rPr>
          <w:t>配件</w:t>
        </w:r>
      </w:ins>
      <w:del w:id="568" w:author="wang" w:date="2017-12-27T10:28:00Z">
        <w:r w:rsidR="00FE2FAB" w:rsidDel="006D4D02">
          <w:delText>gadget</w:delText>
        </w:r>
      </w:del>
      <w:r w:rsidR="00FE2FAB">
        <w:rPr>
          <w:rFonts w:eastAsia="宋体" w:hint="eastAsia"/>
          <w:lang w:val="zh-TW" w:eastAsia="zh-TW"/>
        </w:rPr>
        <w:t>长度进行统计</w:t>
      </w:r>
      <w:commentRangeEnd w:id="557"/>
      <w:r w:rsidR="00FE2FAB">
        <w:commentReference w:id="557"/>
      </w:r>
      <w:r w:rsidR="00FE2FAB">
        <w:rPr>
          <w:rFonts w:eastAsia="宋体" w:hint="eastAsia"/>
          <w:lang w:val="zh-TW" w:eastAsia="zh-TW"/>
        </w:rPr>
        <w:t>：</w:t>
      </w:r>
    </w:p>
    <w:p w14:paraId="5785E4EC" w14:textId="2FCDEB47" w:rsidR="00AC2565" w:rsidRPr="006D4D02" w:rsidRDefault="00FE2FAB" w:rsidP="006D4D02">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初始</w:t>
      </w:r>
      <w:del w:id="569" w:author="wang" w:date="2017-12-27T10:28:00Z">
        <w:r w:rsidDel="006D4D02">
          <w:delText>gadget</w:delText>
        </w:r>
      </w:del>
      <w:ins w:id="570" w:author="wang" w:date="2017-12-27T10:28:00Z">
        <w:r w:rsidR="006D4D02">
          <w:rPr>
            <w:rFonts w:ascii="宋体" w:eastAsiaTheme="minorEastAsia" w:hAnsi="宋体" w:cs="宋体" w:hint="eastAsia"/>
            <w:lang w:val="zh-TW"/>
          </w:rPr>
          <w:t>配件</w:t>
        </w:r>
      </w:ins>
      <w:r w:rsidRPr="006D4D02">
        <w:rPr>
          <w:rFonts w:eastAsia="宋体" w:hint="eastAsia"/>
          <w:lang w:eastAsia="zh-TW"/>
        </w:rPr>
        <w:t>长度为</w:t>
      </w:r>
      <w:r>
        <w:t>0</w:t>
      </w:r>
      <w:r w:rsidRPr="006D4D02">
        <w:rPr>
          <w:rFonts w:eastAsia="宋体" w:hint="eastAsia"/>
          <w:lang w:eastAsia="zh-TW"/>
        </w:rPr>
        <w:t>；</w:t>
      </w:r>
    </w:p>
    <w:p w14:paraId="46AC0727" w14:textId="44E34E86"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如果是当前分支片段为疑似</w:t>
      </w:r>
      <w:ins w:id="571" w:author="wang" w:date="2017-12-27T10:28:00Z">
        <w:r w:rsidR="006D4D02">
          <w:rPr>
            <w:rFonts w:eastAsia="宋体" w:hint="eastAsia"/>
          </w:rPr>
          <w:t>配件</w:t>
        </w:r>
      </w:ins>
      <w:del w:id="572" w:author="wang" w:date="2017-12-27T10:28:00Z">
        <w:r w:rsidDel="006D4D02">
          <w:delText>gadget</w:delText>
        </w:r>
      </w:del>
      <w:r>
        <w:rPr>
          <w:rFonts w:eastAsia="宋体" w:hint="eastAsia"/>
          <w:lang w:eastAsia="zh-TW"/>
        </w:rPr>
        <w:t>结尾，那么将</w:t>
      </w:r>
      <w:ins w:id="573" w:author="wang" w:date="2017-12-27T10:28:00Z">
        <w:r w:rsidR="006D4D02">
          <w:rPr>
            <w:rFonts w:eastAsia="宋体" w:hint="eastAsia"/>
          </w:rPr>
          <w:t>配件</w:t>
        </w:r>
      </w:ins>
      <w:del w:id="574" w:author="wang" w:date="2017-12-27T10:28:00Z">
        <w:r w:rsidDel="006D4D02">
          <w:delText>gadget</w:delText>
        </w:r>
      </w:del>
      <w:r>
        <w:rPr>
          <w:rFonts w:eastAsia="宋体" w:hint="eastAsia"/>
          <w:lang w:eastAsia="zh-TW"/>
        </w:rPr>
        <w:t>长度加</w:t>
      </w:r>
      <w:r>
        <w:t>1</w:t>
      </w:r>
      <w:r>
        <w:rPr>
          <w:rFonts w:eastAsia="宋体" w:hint="eastAsia"/>
          <w:lang w:eastAsia="zh-TW"/>
        </w:rPr>
        <w:t>；</w:t>
      </w:r>
    </w:p>
    <w:p w14:paraId="509B3FB4" w14:textId="35AC7DEF"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如果当前分支片段为疑似长无效片段，那么</w:t>
      </w:r>
      <w:del w:id="575" w:author="wang" w:date="2017-12-27T10:28:00Z">
        <w:r w:rsidDel="006D4D02">
          <w:delText>gadget</w:delText>
        </w:r>
      </w:del>
      <w:ins w:id="576" w:author="wang" w:date="2017-12-27T10:29:00Z">
        <w:r w:rsidR="006D4D02">
          <w:rPr>
            <w:rFonts w:eastAsiaTheme="minorEastAsia" w:hint="eastAsia"/>
          </w:rPr>
          <w:t>配件</w:t>
        </w:r>
      </w:ins>
      <w:r>
        <w:rPr>
          <w:rFonts w:eastAsia="宋体" w:hint="eastAsia"/>
          <w:lang w:eastAsia="zh-TW"/>
        </w:rPr>
        <w:t>长度不变；</w:t>
      </w:r>
    </w:p>
    <w:p w14:paraId="6EE7C2BD" w14:textId="71E75389" w:rsidR="00AC2565" w:rsidRPr="00A40BD2" w:rsidRDefault="00FE2FAB">
      <w:pPr>
        <w:pStyle w:val="a0"/>
        <w:numPr>
          <w:ilvl w:val="0"/>
          <w:numId w:val="17"/>
        </w:numPr>
        <w:tabs>
          <w:tab w:val="num" w:pos="840"/>
        </w:tabs>
        <w:ind w:left="840" w:hanging="420"/>
        <w:rPr>
          <w:ins w:id="577" w:author="wang" w:date="2017-12-27T10:28:00Z"/>
          <w:rFonts w:ascii="宋体" w:eastAsia="宋体" w:hAnsi="宋体" w:cs="宋体"/>
          <w:lang w:val="zh-TW" w:eastAsia="zh-TW"/>
        </w:rPr>
      </w:pPr>
      <w:r>
        <w:rPr>
          <w:rFonts w:eastAsia="宋体" w:hint="eastAsia"/>
          <w:lang w:eastAsia="zh-TW"/>
        </w:rPr>
        <w:t>非</w:t>
      </w:r>
      <w:r>
        <w:t>2</w:t>
      </w:r>
      <w:r>
        <w:rPr>
          <w:rFonts w:eastAsia="宋体" w:hint="eastAsia"/>
          <w:lang w:eastAsia="zh-TW"/>
        </w:rPr>
        <w:t>）和</w:t>
      </w:r>
      <w:r>
        <w:t>3</w:t>
      </w:r>
      <w:r>
        <w:rPr>
          <w:rFonts w:eastAsia="宋体" w:hint="eastAsia"/>
          <w:lang w:eastAsia="zh-TW"/>
        </w:rPr>
        <w:t>）的情形则将</w:t>
      </w:r>
      <w:ins w:id="578" w:author="wang" w:date="2017-12-27T10:29:00Z">
        <w:r w:rsidR="006D4D02">
          <w:rPr>
            <w:rFonts w:eastAsia="宋体" w:hint="eastAsia"/>
          </w:rPr>
          <w:t>配件</w:t>
        </w:r>
      </w:ins>
      <w:del w:id="579" w:author="wang" w:date="2017-12-27T10:29:00Z">
        <w:r w:rsidDel="006D4D02">
          <w:delText>gadget</w:delText>
        </w:r>
      </w:del>
      <w:r>
        <w:rPr>
          <w:rFonts w:eastAsia="宋体" w:hint="eastAsia"/>
          <w:lang w:eastAsia="zh-TW"/>
        </w:rPr>
        <w:t>长度清</w:t>
      </w:r>
      <w:r>
        <w:t>0</w:t>
      </w:r>
      <w:r>
        <w:rPr>
          <w:rFonts w:eastAsia="宋体" w:hint="eastAsia"/>
          <w:lang w:eastAsia="zh-TW"/>
        </w:rPr>
        <w:t>。</w:t>
      </w:r>
    </w:p>
    <w:p w14:paraId="17B250B0" w14:textId="67C4698A" w:rsidR="006D4D02" w:rsidRPr="00C5400C" w:rsidRDefault="004D0911">
      <w:pPr>
        <w:pStyle w:val="a0"/>
        <w:numPr>
          <w:ilvl w:val="0"/>
          <w:numId w:val="44"/>
        </w:numPr>
        <w:rPr>
          <w:rFonts w:eastAsiaTheme="minorEastAsia"/>
          <w:b/>
        </w:rPr>
        <w:pPrChange w:id="580" w:author="wang" w:date="2017-12-27T10:33:00Z">
          <w:pPr>
            <w:pStyle w:val="a0"/>
            <w:ind w:firstLine="0"/>
          </w:pPr>
        </w:pPrChange>
      </w:pPr>
      <w:ins w:id="581" w:author="wang" w:date="2017-12-27T10:29:00Z">
        <w:r w:rsidRPr="00C5400C">
          <w:rPr>
            <w:rFonts w:eastAsiaTheme="minorEastAsia" w:hint="eastAsia"/>
            <w:b/>
          </w:rPr>
          <w:t>攻击</w:t>
        </w:r>
        <w:r w:rsidRPr="00C5400C">
          <w:rPr>
            <w:rFonts w:eastAsiaTheme="minorEastAsia"/>
            <w:b/>
          </w:rPr>
          <w:t>检测策略</w:t>
        </w:r>
      </w:ins>
    </w:p>
    <w:p w14:paraId="4C26D182" w14:textId="20B8D515" w:rsidR="00AC2565" w:rsidRDefault="00FE2FAB">
      <w:pPr>
        <w:pStyle w:val="a0"/>
        <w:rPr>
          <w:rFonts w:ascii="宋体" w:eastAsia="宋体" w:hAnsi="宋体" w:cs="宋体"/>
          <w:lang w:val="zh-TW" w:eastAsia="zh-TW"/>
        </w:rPr>
      </w:pPr>
      <w:r>
        <w:rPr>
          <w:rFonts w:eastAsia="Arial Unicode MS" w:hAnsi="Arial Unicode MS" w:cs="Arial Unicode MS"/>
        </w:rPr>
        <w:tab/>
      </w:r>
      <w:r>
        <w:rPr>
          <w:rFonts w:eastAsia="Arial Unicode MS" w:hAnsi="Arial Unicode MS" w:cs="Arial Unicode MS"/>
        </w:rPr>
        <w:tab/>
      </w:r>
      <w:ins w:id="582" w:author="wang" w:date="2017-12-27T10:29:00Z">
        <w:r w:rsidR="004D0911">
          <w:rPr>
            <w:rFonts w:eastAsia="Arial Unicode MS" w:hAnsi="Arial Unicode MS" w:cs="Arial Unicode MS"/>
          </w:rPr>
          <w:t>BranchChecker</w:t>
        </w:r>
      </w:ins>
      <w:del w:id="583" w:author="wang" w:date="2017-12-27T10:29:00Z">
        <w:r w:rsidDel="004D0911">
          <w:rPr>
            <w:rFonts w:eastAsia="Arial Unicode MS" w:hAnsi="Arial Unicode MS" w:cs="Arial Unicode MS"/>
          </w:rPr>
          <w:delText>PerfCFI</w:delText>
        </w:r>
      </w:del>
      <w:r>
        <w:rPr>
          <w:rFonts w:eastAsia="宋体" w:hint="eastAsia"/>
          <w:lang w:val="zh-TW" w:eastAsia="zh-TW"/>
        </w:rPr>
        <w:t>基于以下两个条件进行攻击检测，当满足其中一个条件，认为程序遭受了</w:t>
      </w:r>
      <w:r>
        <w:rPr>
          <w:rFonts w:eastAsia="Arial Unicode MS" w:hAnsi="Arial Unicode MS" w:cs="Arial Unicode MS"/>
        </w:rPr>
        <w:t>ROP</w:t>
      </w:r>
      <w:r>
        <w:rPr>
          <w:rFonts w:eastAsia="宋体" w:hint="eastAsia"/>
          <w:lang w:val="zh-TW" w:eastAsia="zh-TW"/>
        </w:rPr>
        <w:t>攻击：</w:t>
      </w:r>
    </w:p>
    <w:p w14:paraId="08404404" w14:textId="7185553D" w:rsidR="00AC2565" w:rsidRDefault="00FE2FAB">
      <w:pPr>
        <w:pStyle w:val="a0"/>
        <w:numPr>
          <w:ilvl w:val="0"/>
          <w:numId w:val="20"/>
        </w:numPr>
        <w:tabs>
          <w:tab w:val="num" w:pos="840"/>
        </w:tabs>
        <w:ind w:left="840" w:hanging="420"/>
        <w:rPr>
          <w:rFonts w:ascii="宋体" w:eastAsia="宋体" w:hAnsi="宋体" w:cs="宋体"/>
          <w:lang w:val="zh-TW" w:eastAsia="zh-TW"/>
        </w:rPr>
      </w:pPr>
      <w:r>
        <w:rPr>
          <w:rFonts w:eastAsia="宋体" w:hint="eastAsia"/>
          <w:lang w:eastAsia="zh-TW"/>
        </w:rPr>
        <w:t>连续的</w:t>
      </w:r>
      <w:ins w:id="584" w:author="wang" w:date="2017-12-27T10:29:00Z">
        <w:r w:rsidR="004D0911">
          <w:rPr>
            <w:rFonts w:eastAsia="宋体" w:hint="eastAsia"/>
          </w:rPr>
          <w:t>配件</w:t>
        </w:r>
      </w:ins>
      <w:del w:id="585" w:author="wang" w:date="2017-12-27T10:29:00Z">
        <w:r w:rsidDel="004D0911">
          <w:delText>gadget</w:delText>
        </w:r>
      </w:del>
      <w:r>
        <w:rPr>
          <w:rFonts w:eastAsia="宋体" w:hint="eastAsia"/>
          <w:lang w:eastAsia="zh-TW"/>
        </w:rPr>
        <w:t>数超过一定阈值</w:t>
      </w:r>
      <w:ins w:id="586" w:author="wang" w:date="2017-12-27T10:30:00Z">
        <w:r w:rsidR="002D05A2">
          <w:rPr>
            <w:rFonts w:eastAsia="宋体" w:hint="eastAsia"/>
          </w:rPr>
          <w:t>（</w:t>
        </w:r>
        <w:r w:rsidR="002D05A2">
          <w:rPr>
            <w:rFonts w:eastAsia="宋体"/>
          </w:rPr>
          <w:t>min</w:t>
        </w:r>
      </w:ins>
      <w:del w:id="587" w:author="wang" w:date="2017-12-27T10:30:00Z">
        <w:r w:rsidDel="002D05A2">
          <w:delText>max</w:delText>
        </w:r>
      </w:del>
      <w:r>
        <w:t>ChainLength</w:t>
      </w:r>
      <w:ins w:id="588" w:author="wang" w:date="2017-12-27T10:30:00Z">
        <w:r w:rsidR="002D05A2">
          <w:rPr>
            <w:rFonts w:eastAsiaTheme="minorEastAsia" w:hint="eastAsia"/>
          </w:rPr>
          <w:t>）</w:t>
        </w:r>
      </w:ins>
      <w:r>
        <w:rPr>
          <w:rFonts w:eastAsia="宋体" w:hint="eastAsia"/>
          <w:lang w:eastAsia="zh-TW"/>
        </w:rPr>
        <w:t>；</w:t>
      </w:r>
    </w:p>
    <w:p w14:paraId="247E147D" w14:textId="4886B170" w:rsidR="00AC2565" w:rsidRDefault="00FE2FAB">
      <w:pPr>
        <w:pStyle w:val="a0"/>
        <w:ind w:left="840" w:firstLine="0"/>
        <w:rPr>
          <w:rFonts w:ascii="宋体" w:eastAsia="宋体" w:hAnsi="宋体" w:cs="宋体"/>
          <w:lang w:val="zh-TW" w:eastAsia="zh-TW"/>
        </w:rPr>
      </w:pPr>
      <w:r>
        <w:rPr>
          <w:rFonts w:eastAsia="宋体" w:hint="eastAsia"/>
          <w:lang w:val="zh-TW" w:eastAsia="zh-TW"/>
        </w:rPr>
        <w:t>该检测条件适用于</w:t>
      </w:r>
      <w:del w:id="589" w:author="wang" w:date="2017-12-27T10:41:00Z">
        <w:r w:rsidDel="0087036C">
          <w:rPr>
            <w:rFonts w:eastAsia="宋体" w:hint="eastAsia"/>
            <w:lang w:val="zh-TW" w:eastAsia="zh-TW"/>
          </w:rPr>
          <w:delText>通常的</w:delText>
        </w:r>
        <w:r w:rsidDel="0087036C">
          <w:delText>ROP</w:delText>
        </w:r>
        <w:r w:rsidDel="0087036C">
          <w:rPr>
            <w:rFonts w:eastAsia="宋体" w:hint="eastAsia"/>
            <w:lang w:val="zh-TW" w:eastAsia="zh-TW"/>
          </w:rPr>
          <w:delText>攻击检测，</w:delText>
        </w:r>
        <w:r w:rsidDel="0087036C">
          <w:delText>ROP</w:delText>
        </w:r>
      </w:del>
      <w:r>
        <w:rPr>
          <w:rFonts w:eastAsia="宋体" w:hint="eastAsia"/>
          <w:lang w:val="zh-TW" w:eastAsia="zh-TW"/>
        </w:rPr>
        <w:t>由一连串的</w:t>
      </w:r>
      <w:del w:id="590" w:author="wang" w:date="2017-12-27T10:30:00Z">
        <w:r w:rsidDel="0022090F">
          <w:delText>gadget</w:delText>
        </w:r>
      </w:del>
      <w:ins w:id="591" w:author="wang" w:date="2017-12-27T10:30:00Z">
        <w:r w:rsidR="0022090F">
          <w:rPr>
            <w:rFonts w:eastAsiaTheme="minorEastAsia" w:hint="eastAsia"/>
          </w:rPr>
          <w:t>配件</w:t>
        </w:r>
      </w:ins>
      <w:ins w:id="592" w:author="wang" w:date="2017-12-27T10:41:00Z">
        <w:r w:rsidR="0087036C">
          <w:rPr>
            <w:rFonts w:eastAsiaTheme="minorEastAsia" w:hint="eastAsia"/>
          </w:rPr>
          <w:t>链</w:t>
        </w:r>
      </w:ins>
      <w:r>
        <w:rPr>
          <w:rFonts w:eastAsia="宋体" w:hint="eastAsia"/>
          <w:lang w:val="zh-TW" w:eastAsia="zh-TW"/>
        </w:rPr>
        <w:t>构成</w:t>
      </w:r>
      <w:ins w:id="593" w:author="wang" w:date="2017-12-27T10:41:00Z">
        <w:r w:rsidR="0087036C">
          <w:rPr>
            <w:rFonts w:eastAsia="宋体" w:hint="eastAsia"/>
            <w:lang w:val="zh-TW"/>
          </w:rPr>
          <w:t>的</w:t>
        </w:r>
        <w:r w:rsidR="0087036C">
          <w:rPr>
            <w:rFonts w:eastAsia="宋体"/>
            <w:lang w:val="zh-TW"/>
          </w:rPr>
          <w:t>攻击类型，也是最常见</w:t>
        </w:r>
      </w:ins>
      <w:ins w:id="594" w:author="wang" w:date="2017-12-27T10:42:00Z">
        <w:r w:rsidR="0087036C">
          <w:rPr>
            <w:rFonts w:eastAsia="宋体"/>
            <w:lang w:val="zh-TW"/>
          </w:rPr>
          <w:t>的</w:t>
        </w:r>
        <w:r w:rsidR="0087036C">
          <w:rPr>
            <w:rFonts w:eastAsia="宋体" w:hint="eastAsia"/>
            <w:lang w:val="zh-TW"/>
          </w:rPr>
          <w:t>ROP</w:t>
        </w:r>
        <w:r w:rsidR="0087036C">
          <w:rPr>
            <w:rFonts w:eastAsia="宋体"/>
            <w:lang w:val="zh-TW"/>
          </w:rPr>
          <w:t>攻击</w:t>
        </w:r>
        <w:r w:rsidR="0087036C">
          <w:rPr>
            <w:rFonts w:eastAsiaTheme="minorEastAsia" w:hint="eastAsia"/>
            <w:lang w:val="zh-TW"/>
          </w:rPr>
          <w:t>情形</w:t>
        </w:r>
      </w:ins>
      <w:r>
        <w:rPr>
          <w:rFonts w:eastAsia="宋体" w:hint="eastAsia"/>
          <w:lang w:val="zh-TW" w:eastAsia="zh-TW"/>
        </w:rPr>
        <w:t>；</w:t>
      </w:r>
    </w:p>
    <w:p w14:paraId="13E4BA62" w14:textId="459300DB" w:rsidR="00AC2565" w:rsidRDefault="00FE2FAB">
      <w:pPr>
        <w:pStyle w:val="a0"/>
        <w:numPr>
          <w:ilvl w:val="0"/>
          <w:numId w:val="20"/>
        </w:numPr>
        <w:tabs>
          <w:tab w:val="num" w:pos="840"/>
        </w:tabs>
        <w:ind w:left="840" w:hanging="420"/>
        <w:rPr>
          <w:rFonts w:ascii="宋体" w:eastAsia="宋体" w:hAnsi="宋体" w:cs="宋体"/>
          <w:lang w:val="zh-TW" w:eastAsia="zh-TW"/>
        </w:rPr>
      </w:pPr>
      <w:r>
        <w:rPr>
          <w:rFonts w:eastAsia="宋体" w:hint="eastAsia"/>
          <w:lang w:eastAsia="zh-TW"/>
        </w:rPr>
        <w:t>敏感系统调用中的参数和上一个疑似</w:t>
      </w:r>
      <w:ins w:id="595" w:author="wang" w:date="2017-12-27T10:30:00Z">
        <w:r w:rsidR="0022090F">
          <w:rPr>
            <w:rFonts w:eastAsia="宋体" w:hint="eastAsia"/>
          </w:rPr>
          <w:t>配件</w:t>
        </w:r>
      </w:ins>
      <w:del w:id="596" w:author="wang" w:date="2017-12-27T10:30:00Z">
        <w:r w:rsidDel="0022090F">
          <w:delText>gadget</w:delText>
        </w:r>
      </w:del>
      <w:r>
        <w:rPr>
          <w:rFonts w:eastAsia="宋体" w:hint="eastAsia"/>
          <w:lang w:eastAsia="zh-TW"/>
        </w:rPr>
        <w:t>的系统</w:t>
      </w:r>
      <w:ins w:id="597" w:author="wang" w:date="2017-12-27T10:36:00Z">
        <w:r w:rsidR="008858F8">
          <w:rPr>
            <w:rFonts w:eastAsiaTheme="minorEastAsia" w:hint="eastAsia"/>
          </w:rPr>
          <w:t>状态</w:t>
        </w:r>
        <w:r w:rsidR="008858F8">
          <w:rPr>
            <w:rFonts w:eastAsiaTheme="minorEastAsia"/>
          </w:rPr>
          <w:t>（</w:t>
        </w:r>
        <w:r w:rsidR="008858F8">
          <w:rPr>
            <w:rFonts w:eastAsiaTheme="minorEastAsia" w:hint="eastAsia"/>
          </w:rPr>
          <w:t>本文</w:t>
        </w:r>
        <w:r w:rsidR="008858F8">
          <w:rPr>
            <w:rFonts w:eastAsiaTheme="minorEastAsia"/>
          </w:rPr>
          <w:t>用</w:t>
        </w:r>
        <w:r w:rsidR="008858F8">
          <w:rPr>
            <w:rFonts w:eastAsiaTheme="minorEastAsia" w:hint="eastAsia"/>
          </w:rPr>
          <w:t>系统</w:t>
        </w:r>
        <w:r w:rsidR="008858F8">
          <w:rPr>
            <w:rFonts w:eastAsiaTheme="minorEastAsia"/>
          </w:rPr>
          <w:t>架构寄存器的值来表征系统状态）</w:t>
        </w:r>
      </w:ins>
      <w:del w:id="598" w:author="wang" w:date="2017-12-27T10:36:00Z">
        <w:r w:rsidDel="008858F8">
          <w:rPr>
            <w:rFonts w:eastAsia="宋体" w:hint="eastAsia"/>
            <w:lang w:eastAsia="zh-TW"/>
          </w:rPr>
          <w:delText>架构值</w:delText>
        </w:r>
      </w:del>
      <w:commentRangeStart w:id="599"/>
      <w:r>
        <w:rPr>
          <w:rFonts w:eastAsia="宋体" w:hint="eastAsia"/>
          <w:lang w:eastAsia="zh-TW"/>
        </w:rPr>
        <w:t>基本一致</w:t>
      </w:r>
      <w:commentRangeEnd w:id="599"/>
      <w:r w:rsidR="00FD32DD">
        <w:rPr>
          <w:rStyle w:val="af2"/>
          <w:rFonts w:eastAsiaTheme="minorEastAsia"/>
          <w:color w:val="auto"/>
          <w:kern w:val="0"/>
          <w:lang w:eastAsia="en-US"/>
        </w:rPr>
        <w:commentReference w:id="599"/>
      </w:r>
      <w:r>
        <w:rPr>
          <w:rFonts w:eastAsia="宋体" w:hint="eastAsia"/>
          <w:lang w:eastAsia="zh-TW"/>
        </w:rPr>
        <w:t>；</w:t>
      </w:r>
    </w:p>
    <w:p w14:paraId="48CEF334" w14:textId="2629E65B" w:rsidR="00AC2565" w:rsidRDefault="00FE2FAB">
      <w:pPr>
        <w:pStyle w:val="a0"/>
        <w:ind w:left="840" w:firstLine="0"/>
        <w:rPr>
          <w:rFonts w:ascii="宋体" w:eastAsia="宋体" w:hAnsi="宋体" w:cs="宋体"/>
          <w:lang w:val="zh-TW" w:eastAsia="zh-TW"/>
        </w:rPr>
      </w:pPr>
      <w:r>
        <w:rPr>
          <w:rFonts w:eastAsia="宋体" w:hint="eastAsia"/>
          <w:lang w:val="zh-TW" w:eastAsia="zh-TW"/>
        </w:rPr>
        <w:t>该检测条件适用于通过较短的</w:t>
      </w:r>
      <w:del w:id="600" w:author="wang" w:date="2017-12-27T10:32:00Z">
        <w:r w:rsidDel="00D4261F">
          <w:delText>gadget</w:delText>
        </w:r>
      </w:del>
      <w:ins w:id="601" w:author="wang" w:date="2017-12-27T10:32:00Z">
        <w:r w:rsidR="00D4261F">
          <w:rPr>
            <w:rFonts w:eastAsiaTheme="minorEastAsia" w:hint="eastAsia"/>
          </w:rPr>
          <w:t>配件</w:t>
        </w:r>
      </w:ins>
      <w:r>
        <w:rPr>
          <w:rFonts w:eastAsia="宋体" w:hint="eastAsia"/>
          <w:lang w:val="zh-TW" w:eastAsia="zh-TW"/>
        </w:rPr>
        <w:t>链直接进行敏感系统调用的情形。</w:t>
      </w:r>
      <w:r>
        <w:rPr>
          <w:rFonts w:eastAsia="宋体" w:hint="eastAsia"/>
          <w:lang w:val="zh-TW" w:eastAsia="zh-TW"/>
        </w:rPr>
        <w:br/>
      </w:r>
      <w:commentRangeStart w:id="602"/>
    </w:p>
    <w:p w14:paraId="4654F52C" w14:textId="77777777" w:rsidR="00AC2565" w:rsidRDefault="00FE2FAB">
      <w:pPr>
        <w:pStyle w:val="1"/>
        <w:numPr>
          <w:ilvl w:val="0"/>
          <w:numId w:val="6"/>
        </w:numPr>
        <w:ind w:left="318" w:hanging="318"/>
        <w:rPr>
          <w:rFonts w:ascii="黑体" w:eastAsia="黑体" w:hAnsi="黑体" w:cs="黑体" w:hint="default"/>
          <w:lang w:val="zh-TW" w:eastAsia="zh-TW"/>
        </w:rPr>
      </w:pPr>
      <w:del w:id="603" w:author="wang" w:date="2017-12-27T10:00:00Z">
        <w:r w:rsidDel="00D8503A">
          <w:rPr>
            <w:rFonts w:eastAsia="黑体"/>
            <w:lang w:eastAsia="zh-TW"/>
          </w:rPr>
          <w:delText>原型</w:delText>
        </w:r>
      </w:del>
      <w:r>
        <w:rPr>
          <w:rFonts w:eastAsia="黑体"/>
          <w:lang w:eastAsia="zh-TW"/>
        </w:rPr>
        <w:t>系统实现</w:t>
      </w:r>
      <w:r>
        <w:rPr>
          <w:rFonts w:ascii="黑体" w:eastAsia="黑体" w:hAnsi="黑体" w:cs="黑体"/>
          <w:lang w:val="zh-TW" w:eastAsia="zh-TW"/>
        </w:rPr>
        <w:br/>
      </w:r>
      <w:commentRangeEnd w:id="602"/>
      <w:r>
        <w:commentReference w:id="602"/>
      </w:r>
    </w:p>
    <w:p w14:paraId="444E664F" w14:textId="77777777" w:rsidR="00AC2565" w:rsidRDefault="00FE2FAB">
      <w:pPr>
        <w:pStyle w:val="a0"/>
        <w:ind w:firstLine="0"/>
        <w:rPr>
          <w:rFonts w:ascii="宋体" w:eastAsia="宋体" w:hAnsi="宋体" w:cs="宋体"/>
          <w:lang w:val="zh-TW" w:eastAsia="zh-TW"/>
        </w:rPr>
      </w:pPr>
      <w:r>
        <w:tab/>
      </w:r>
      <w:r>
        <w:rPr>
          <w:rFonts w:eastAsia="宋体" w:hint="eastAsia"/>
          <w:lang w:val="zh-TW" w:eastAsia="zh-TW"/>
        </w:rPr>
        <w:t>我们在</w:t>
      </w:r>
      <w:commentRangeStart w:id="604"/>
      <w:r>
        <w:t>Intel Ivy Bridge</w:t>
      </w:r>
      <w:commentRangeEnd w:id="604"/>
      <w:r>
        <w:commentReference w:id="604"/>
      </w:r>
      <w:r>
        <w:rPr>
          <w:rFonts w:eastAsia="宋体" w:hint="eastAsia"/>
          <w:lang w:val="zh-TW" w:eastAsia="zh-TW"/>
        </w:rPr>
        <w:t>平台下的</w:t>
      </w:r>
      <w:r>
        <w:t>Ubuntu 15.04</w:t>
      </w:r>
      <w:r>
        <w:rPr>
          <w:rFonts w:eastAsia="宋体" w:hint="eastAsia"/>
          <w:lang w:val="zh-TW" w:eastAsia="zh-TW"/>
        </w:rPr>
        <w:t>系统上实现了一个</w:t>
      </w:r>
      <w:r>
        <w:t>PerfCFI</w:t>
      </w:r>
      <w:r>
        <w:rPr>
          <w:rFonts w:eastAsia="宋体" w:hint="eastAsia"/>
          <w:lang w:val="zh-TW" w:eastAsia="zh-TW"/>
        </w:rPr>
        <w:t>的原型系统，如图</w:t>
      </w:r>
      <w:r>
        <w:t>1</w:t>
      </w:r>
      <w:r>
        <w:rPr>
          <w:rFonts w:eastAsia="宋体" w:hint="eastAsia"/>
          <w:lang w:val="zh-TW" w:eastAsia="zh-TW"/>
        </w:rPr>
        <w:t>所示。该系统主要由一个</w:t>
      </w:r>
      <w:r>
        <w:t>Linux</w:t>
      </w:r>
      <w:r>
        <w:rPr>
          <w:rFonts w:eastAsia="宋体" w:hint="eastAsia"/>
          <w:lang w:val="zh-TW" w:eastAsia="zh-TW"/>
        </w:rPr>
        <w:t>可装载内核模块构成，该模块会劫持</w:t>
      </w:r>
      <w:r>
        <w:t>Linux</w:t>
      </w:r>
      <w:r>
        <w:rPr>
          <w:rFonts w:eastAsia="宋体" w:hint="eastAsia"/>
          <w:lang w:val="zh-TW" w:eastAsia="zh-TW"/>
        </w:rPr>
        <w:t>内核的</w:t>
      </w:r>
      <w:commentRangeStart w:id="605"/>
      <w:r>
        <w:t>PMI</w:t>
      </w:r>
      <w:commentRangeEnd w:id="605"/>
      <w:r>
        <w:commentReference w:id="605"/>
      </w:r>
      <w:r>
        <w:rPr>
          <w:rFonts w:eastAsia="宋体" w:hint="eastAsia"/>
          <w:lang w:val="zh-TW" w:eastAsia="zh-TW"/>
        </w:rPr>
        <w:t>事件处理以及重要系统调用，并利用</w:t>
      </w:r>
      <w:r>
        <w:t>LBR</w:t>
      </w:r>
      <w:r>
        <w:rPr>
          <w:rFonts w:eastAsia="宋体" w:hint="eastAsia"/>
          <w:lang w:val="zh-TW" w:eastAsia="zh-TW"/>
        </w:rPr>
        <w:t>信息以及应用内存信息进行</w:t>
      </w:r>
      <w:r>
        <w:t>CFI</w:t>
      </w:r>
      <w:r>
        <w:rPr>
          <w:rFonts w:eastAsia="宋体" w:hint="eastAsia"/>
          <w:lang w:val="zh-TW" w:eastAsia="zh-TW"/>
        </w:rPr>
        <w:t>检测。</w:t>
      </w:r>
    </w:p>
    <w:p w14:paraId="0EB7CFED" w14:textId="56DD3549" w:rsidR="00AC2565" w:rsidRPr="00F316FA" w:rsidRDefault="00FE2FAB">
      <w:pPr>
        <w:pStyle w:val="a0"/>
        <w:tabs>
          <w:tab w:val="clear" w:pos="357"/>
        </w:tabs>
        <w:ind w:left="846" w:firstLine="0"/>
        <w:jc w:val="center"/>
        <w:rPr>
          <w:rFonts w:ascii="宋体" w:eastAsia="PMingLiU" w:hAnsi="宋体" w:cs="宋体"/>
          <w:lang w:val="zh-TW" w:eastAsia="zh-TW"/>
          <w:rPrChange w:id="606" w:author="wang" w:date="2017-12-27T10:00:00Z">
            <w:rPr>
              <w:rFonts w:ascii="宋体" w:eastAsia="宋体" w:hAnsi="宋体" w:cs="宋体"/>
              <w:lang w:val="zh-TW" w:eastAsia="zh-TW"/>
            </w:rPr>
          </w:rPrChange>
        </w:rPr>
      </w:pPr>
      <w:del w:id="607" w:author="wang" w:date="2017-12-27T10:00:00Z">
        <w:r w:rsidDel="00F316FA">
          <w:rPr>
            <w:rFonts w:ascii="宋体" w:eastAsia="宋体" w:hAnsi="宋体" w:cs="宋体"/>
            <w:noProof/>
          </w:rPr>
          <w:drawing>
            <wp:inline distT="0" distB="0" distL="0" distR="0" wp14:anchorId="65A62369" wp14:editId="31A9694F">
              <wp:extent cx="2217236" cy="178969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df"/>
                      <pic:cNvPicPr/>
                    </pic:nvPicPr>
                    <pic:blipFill>
                      <a:blip r:embed="rId12">
                        <a:extLst/>
                      </a:blip>
                      <a:stretch>
                        <a:fillRect/>
                      </a:stretch>
                    </pic:blipFill>
                    <pic:spPr>
                      <a:xfrm>
                        <a:off x="0" y="0"/>
                        <a:ext cx="2217236" cy="1789697"/>
                      </a:xfrm>
                      <a:prstGeom prst="rect">
                        <a:avLst/>
                      </a:prstGeom>
                      <a:ln w="12700" cap="flat">
                        <a:noFill/>
                        <a:miter lim="400000"/>
                      </a:ln>
                      <a:effectLst/>
                    </pic:spPr>
                  </pic:pic>
                </a:graphicData>
              </a:graphic>
            </wp:inline>
          </w:drawing>
        </w:r>
      </w:del>
    </w:p>
    <w:p w14:paraId="3CB067CD" w14:textId="77777777" w:rsidR="00AC2565" w:rsidDel="00F316FA" w:rsidRDefault="00FE2FAB">
      <w:pPr>
        <w:pStyle w:val="a0"/>
        <w:spacing w:before="142"/>
        <w:ind w:firstLine="0"/>
        <w:jc w:val="center"/>
        <w:rPr>
          <w:del w:id="608" w:author="wang" w:date="2017-12-27T10:00:00Z"/>
        </w:rPr>
      </w:pPr>
      <w:commentRangeStart w:id="609"/>
      <w:del w:id="610" w:author="wang" w:date="2017-12-27T10:00:00Z">
        <w:r w:rsidDel="00F316FA">
          <w:delText>Fig.1  Structure of PerfCFI</w:delText>
        </w:r>
      </w:del>
    </w:p>
    <w:p w14:paraId="568AFFDC" w14:textId="0A792F5D" w:rsidR="00AC2565" w:rsidRPr="00F316FA" w:rsidRDefault="00FE2FAB">
      <w:pPr>
        <w:pStyle w:val="a0"/>
        <w:spacing w:before="142"/>
        <w:ind w:firstLine="0"/>
        <w:jc w:val="center"/>
        <w:rPr>
          <w:rFonts w:ascii="宋体" w:eastAsia="PMingLiU" w:hAnsi="宋体" w:cs="宋体"/>
          <w:lang w:val="zh-TW" w:eastAsia="zh-TW"/>
          <w:rPrChange w:id="611" w:author="wang" w:date="2017-12-27T10:00:00Z">
            <w:rPr>
              <w:rFonts w:ascii="宋体" w:eastAsia="宋体" w:hAnsi="宋体" w:cs="宋体"/>
              <w:lang w:val="zh-TW" w:eastAsia="zh-TW"/>
            </w:rPr>
          </w:rPrChange>
        </w:rPr>
        <w:pPrChange w:id="612" w:author="wang" w:date="2017-12-27T10:00:00Z">
          <w:pPr>
            <w:pStyle w:val="a0"/>
            <w:spacing w:after="142"/>
            <w:ind w:firstLine="0"/>
            <w:jc w:val="center"/>
          </w:pPr>
        </w:pPrChange>
      </w:pPr>
      <w:del w:id="613" w:author="wang" w:date="2017-12-27T10:00:00Z">
        <w:r w:rsidDel="00F316FA">
          <w:rPr>
            <w:rFonts w:eastAsia="宋体" w:hint="eastAsia"/>
            <w:lang w:val="zh-TW" w:eastAsia="zh-TW"/>
          </w:rPr>
          <w:lastRenderedPageBreak/>
          <w:delText>图</w:delText>
        </w:r>
        <w:r w:rsidDel="00F316FA">
          <w:delText>1  PerfCFI</w:delText>
        </w:r>
        <w:r w:rsidDel="00F316FA">
          <w:rPr>
            <w:rFonts w:eastAsia="宋体" w:hint="eastAsia"/>
            <w:lang w:val="zh-TW" w:eastAsia="zh-TW"/>
          </w:rPr>
          <w:delText>组织结构</w:delText>
        </w:r>
        <w:commentRangeEnd w:id="609"/>
        <w:r w:rsidR="00F316FA" w:rsidDel="00F316FA">
          <w:rPr>
            <w:rStyle w:val="af2"/>
            <w:rFonts w:eastAsiaTheme="minorEastAsia"/>
            <w:color w:val="auto"/>
            <w:kern w:val="0"/>
            <w:lang w:eastAsia="en-US"/>
          </w:rPr>
          <w:commentReference w:id="609"/>
        </w:r>
      </w:del>
    </w:p>
    <w:p w14:paraId="2D867357" w14:textId="77777777" w:rsidR="00AC2565" w:rsidRDefault="00FE2FAB">
      <w:pPr>
        <w:pStyle w:val="a0"/>
        <w:ind w:left="426" w:firstLine="0"/>
        <w:rPr>
          <w:rFonts w:ascii="宋体" w:eastAsia="宋体" w:hAnsi="宋体" w:cs="宋体"/>
          <w:lang w:val="zh-TW" w:eastAsia="zh-TW"/>
        </w:rPr>
      </w:pPr>
      <w:r>
        <w:rPr>
          <w:rFonts w:eastAsia="宋体" w:hint="eastAsia"/>
          <w:lang w:val="zh-TW" w:eastAsia="zh-TW"/>
        </w:rPr>
        <w:t>下面将对检测触发点及具体的</w:t>
      </w:r>
      <w:r>
        <w:t>CFI</w:t>
      </w:r>
      <w:r>
        <w:rPr>
          <w:rFonts w:eastAsia="宋体" w:hint="eastAsia"/>
          <w:lang w:val="zh-TW" w:eastAsia="zh-TW"/>
        </w:rPr>
        <w:t>检测算法进行详细描述。</w:t>
      </w:r>
      <w:r>
        <w:rPr>
          <w:rFonts w:eastAsia="宋体" w:hint="eastAsia"/>
          <w:lang w:val="zh-TW" w:eastAsia="zh-TW"/>
        </w:rPr>
        <w:br/>
      </w:r>
      <w:commentRangeStart w:id="614"/>
    </w:p>
    <w:p w14:paraId="1A0390F9"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eastAsia="黑体"/>
          <w:lang w:eastAsia="zh-TW"/>
        </w:rPr>
        <w:t>检测触发点选择</w:t>
      </w:r>
      <w:r>
        <w:rPr>
          <w:rFonts w:ascii="黑体" w:eastAsia="黑体" w:hAnsi="黑体" w:cs="黑体"/>
          <w:lang w:val="zh-TW" w:eastAsia="zh-TW"/>
        </w:rPr>
        <w:br/>
      </w:r>
      <w:commentRangeEnd w:id="614"/>
      <w:r>
        <w:commentReference w:id="614"/>
      </w:r>
    </w:p>
    <w:p w14:paraId="15DD550F"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前文中提到，最理想状态的检测触发点为用户态预测失败的跳转间接分支提交事件，但</w:t>
      </w:r>
      <w:r>
        <w:t>Ivy Bridge</w:t>
      </w:r>
      <w:r>
        <w:rPr>
          <w:rFonts w:eastAsia="宋体" w:hint="eastAsia"/>
          <w:lang w:val="zh-TW" w:eastAsia="zh-TW"/>
        </w:rPr>
        <w:t>平台下并不支持该采样事件（支持的分支采样事件如表</w:t>
      </w:r>
      <w:r>
        <w:t>1</w:t>
      </w:r>
      <w:r>
        <w:rPr>
          <w:rFonts w:eastAsia="宋体" w:hint="eastAsia"/>
          <w:lang w:val="zh-TW" w:eastAsia="zh-TW"/>
        </w:rPr>
        <w:t>所示），因此我们选择了最接近它的两个</w:t>
      </w:r>
      <w:r>
        <w:t>“</w:t>
      </w:r>
      <w:r>
        <w:rPr>
          <w:rFonts w:eastAsia="宋体" w:hint="eastAsia"/>
          <w:lang w:val="zh-TW" w:eastAsia="zh-TW"/>
        </w:rPr>
        <w:t>超集</w:t>
      </w:r>
      <w:r>
        <w:t>”</w:t>
      </w:r>
      <w:r>
        <w:rPr>
          <w:rFonts w:eastAsia="宋体" w:hint="eastAsia"/>
          <w:lang w:val="zh-TW" w:eastAsia="zh-TW"/>
        </w:rPr>
        <w:t>事件作为备选事件：用户态预测失败的跳转分支提交事件（事件编码为</w:t>
      </w:r>
      <w:r>
        <w:t>0xc5</w:t>
      </w:r>
      <w:r>
        <w:rPr>
          <w:rFonts w:eastAsia="宋体" w:hint="eastAsia"/>
          <w:lang w:val="zh-TW" w:eastAsia="zh-TW"/>
        </w:rPr>
        <w:t>，掩码为</w:t>
      </w:r>
      <w:r>
        <w:t>0x20</w:t>
      </w:r>
      <w:r>
        <w:rPr>
          <w:rFonts w:eastAsia="宋体" w:hint="eastAsia"/>
          <w:lang w:val="zh-TW" w:eastAsia="zh-TW"/>
        </w:rPr>
        <w:t>）和用户态预测失败的跳转间接分支执行事件（事件编码为</w:t>
      </w:r>
      <w:r>
        <w:t>0x89</w:t>
      </w:r>
      <w:r>
        <w:rPr>
          <w:rFonts w:eastAsia="宋体" w:hint="eastAsia"/>
          <w:lang w:val="zh-TW" w:eastAsia="zh-TW"/>
        </w:rPr>
        <w:t>，</w:t>
      </w:r>
      <w:commentRangeStart w:id="615"/>
      <w:r>
        <w:rPr>
          <w:rFonts w:eastAsia="宋体" w:hint="eastAsia"/>
          <w:lang w:val="zh-TW" w:eastAsia="zh-TW"/>
        </w:rPr>
        <w:t>掩码为</w:t>
      </w:r>
      <w:r>
        <w:t>0xac</w:t>
      </w:r>
      <w:commentRangeEnd w:id="615"/>
      <w:r>
        <w:commentReference w:id="615"/>
      </w:r>
      <w:r>
        <w:rPr>
          <w:rFonts w:eastAsia="宋体" w:hint="eastAsia"/>
          <w:lang w:val="zh-TW" w:eastAsia="zh-TW"/>
        </w:rPr>
        <w:t>）。</w:t>
      </w:r>
    </w:p>
    <w:p w14:paraId="6714E78E" w14:textId="77777777" w:rsidR="00AC2565" w:rsidRDefault="00FE2FAB">
      <w:pPr>
        <w:pStyle w:val="a0"/>
        <w:spacing w:before="85"/>
        <w:ind w:firstLine="0"/>
        <w:jc w:val="center"/>
      </w:pPr>
      <w:r>
        <w:tab/>
      </w:r>
      <w:r>
        <w:rPr>
          <w:b/>
          <w:bCs/>
        </w:rPr>
        <w:t>Table 1</w:t>
      </w:r>
      <w:r>
        <w:t xml:space="preserve">  Branch-related pmu sample event supported by Ivy Bridge</w:t>
      </w:r>
    </w:p>
    <w:p w14:paraId="28041AE3"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1</w:t>
      </w:r>
      <w:r>
        <w:t xml:space="preserve">  I</w:t>
      </w:r>
      <w:commentRangeStart w:id="616"/>
      <w:r>
        <w:t>vy Bridge</w:t>
      </w:r>
      <w:r>
        <w:rPr>
          <w:rFonts w:eastAsia="宋体" w:hint="eastAsia"/>
          <w:lang w:val="zh-TW" w:eastAsia="zh-TW"/>
        </w:rPr>
        <w:t>支</w:t>
      </w:r>
      <w:commentRangeEnd w:id="616"/>
      <w:r>
        <w:commentReference w:id="616"/>
      </w:r>
      <w:r>
        <w:rPr>
          <w:rFonts w:eastAsia="宋体" w:hint="eastAsia"/>
          <w:lang w:val="zh-TW" w:eastAsia="zh-TW"/>
        </w:rPr>
        <w:t>持的分支采样事件</w:t>
      </w:r>
    </w:p>
    <w:tbl>
      <w:tblPr>
        <w:tblStyle w:val="TableNormal"/>
        <w:tblW w:w="900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3"/>
        <w:gridCol w:w="545"/>
        <w:gridCol w:w="3735"/>
        <w:gridCol w:w="4032"/>
      </w:tblGrid>
      <w:tr w:rsidR="00AC2565" w14:paraId="1669F2DC" w14:textId="77777777">
        <w:trPr>
          <w:trHeight w:val="314"/>
          <w:jc w:val="center"/>
        </w:trPr>
        <w:tc>
          <w:tcPr>
            <w:tcW w:w="693"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40884A4F" w14:textId="77777777" w:rsidR="00AC2565" w:rsidRDefault="00FE2FAB">
            <w:pPr>
              <w:pStyle w:val="A6"/>
              <w:spacing w:line="20" w:lineRule="atLeast"/>
              <w:jc w:val="center"/>
            </w:pPr>
            <w:r>
              <w:rPr>
                <w:rFonts w:eastAsia="宋体" w:hint="eastAsia"/>
                <w:sz w:val="15"/>
                <w:szCs w:val="15"/>
                <w:lang w:val="zh-TW" w:eastAsia="zh-TW"/>
              </w:rPr>
              <w:t>事件编码</w:t>
            </w:r>
          </w:p>
        </w:tc>
        <w:tc>
          <w:tcPr>
            <w:tcW w:w="545"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47979C5B" w14:textId="77777777" w:rsidR="00AC2565" w:rsidRDefault="00FE2FAB">
            <w:pPr>
              <w:pStyle w:val="A6"/>
              <w:spacing w:line="20" w:lineRule="atLeast"/>
              <w:jc w:val="center"/>
            </w:pPr>
            <w:r>
              <w:rPr>
                <w:rFonts w:eastAsia="宋体" w:hint="eastAsia"/>
                <w:sz w:val="15"/>
                <w:szCs w:val="15"/>
                <w:lang w:val="zh-TW" w:eastAsia="zh-TW"/>
              </w:rPr>
              <w:t>掩码</w:t>
            </w:r>
          </w:p>
        </w:tc>
        <w:tc>
          <w:tcPr>
            <w:tcW w:w="3735"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1E5618DE" w14:textId="77777777" w:rsidR="00AC2565" w:rsidRDefault="00FE2FAB">
            <w:pPr>
              <w:pStyle w:val="A6"/>
              <w:spacing w:line="20" w:lineRule="atLeast"/>
              <w:jc w:val="center"/>
            </w:pPr>
            <w:r>
              <w:rPr>
                <w:rFonts w:eastAsia="宋体" w:hint="eastAsia"/>
                <w:sz w:val="15"/>
                <w:szCs w:val="15"/>
                <w:lang w:val="zh-TW" w:eastAsia="zh-TW"/>
              </w:rPr>
              <w:t>事件名称</w:t>
            </w:r>
          </w:p>
        </w:tc>
        <w:tc>
          <w:tcPr>
            <w:tcW w:w="4032"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6804ACE6" w14:textId="77777777" w:rsidR="00AC2565" w:rsidRDefault="00FE2FAB">
            <w:pPr>
              <w:pStyle w:val="A6"/>
              <w:spacing w:line="20" w:lineRule="atLeast"/>
              <w:jc w:val="center"/>
            </w:pPr>
            <w:r>
              <w:rPr>
                <w:rFonts w:eastAsia="宋体" w:hint="eastAsia"/>
                <w:sz w:val="15"/>
                <w:szCs w:val="15"/>
                <w:lang w:val="zh-TW" w:eastAsia="zh-TW"/>
              </w:rPr>
              <w:t>事件描述</w:t>
            </w:r>
          </w:p>
        </w:tc>
      </w:tr>
      <w:tr w:rsidR="00AC2565" w14:paraId="65CC5E9E" w14:textId="77777777">
        <w:trPr>
          <w:trHeight w:val="179"/>
          <w:jc w:val="center"/>
        </w:trPr>
        <w:tc>
          <w:tcPr>
            <w:tcW w:w="693"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7996ACB2" w14:textId="77777777" w:rsidR="00AC2565" w:rsidRDefault="00FE2FAB">
            <w:pPr>
              <w:pStyle w:val="A6"/>
              <w:spacing w:line="20" w:lineRule="atLeast"/>
              <w:jc w:val="center"/>
            </w:pPr>
            <w:r>
              <w:rPr>
                <w:sz w:val="15"/>
                <w:szCs w:val="15"/>
              </w:rPr>
              <w:t>0x89</w:t>
            </w:r>
          </w:p>
        </w:tc>
        <w:tc>
          <w:tcPr>
            <w:tcW w:w="545"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46C3382" w14:textId="77777777" w:rsidR="00AC2565" w:rsidRDefault="00FE2FAB">
            <w:pPr>
              <w:pStyle w:val="A6"/>
              <w:spacing w:line="20" w:lineRule="atLeast"/>
              <w:jc w:val="center"/>
            </w:pPr>
            <w:r>
              <w:rPr>
                <w:sz w:val="15"/>
                <w:szCs w:val="15"/>
              </w:rPr>
              <w:t xml:space="preserve">0x01 </w:t>
            </w:r>
          </w:p>
        </w:tc>
        <w:tc>
          <w:tcPr>
            <w:tcW w:w="3735"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6600CC07" w14:textId="77777777" w:rsidR="00AC2565" w:rsidRDefault="00FE2FAB">
            <w:pPr>
              <w:pStyle w:val="A6"/>
              <w:spacing w:line="20" w:lineRule="atLeast"/>
              <w:jc w:val="center"/>
            </w:pPr>
            <w:r>
              <w:rPr>
                <w:sz w:val="15"/>
                <w:szCs w:val="15"/>
              </w:rPr>
              <w:t xml:space="preserve">BR_MISP_EXEC.COND </w:t>
            </w:r>
          </w:p>
        </w:tc>
        <w:tc>
          <w:tcPr>
            <w:tcW w:w="4032"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7A02586" w14:textId="77777777" w:rsidR="00AC2565" w:rsidRDefault="00FE2FAB">
            <w:pPr>
              <w:pStyle w:val="A6"/>
              <w:spacing w:line="20" w:lineRule="atLeast"/>
              <w:jc w:val="center"/>
            </w:pPr>
            <w:r>
              <w:rPr>
                <w:sz w:val="15"/>
                <w:szCs w:val="15"/>
              </w:rPr>
              <w:t>Qualify conditional near branch instructions mispredicted.</w:t>
            </w:r>
          </w:p>
        </w:tc>
      </w:tr>
      <w:tr w:rsidR="00AC2565" w14:paraId="6C975625"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6C56C48A"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7BEC69C" w14:textId="77777777" w:rsidR="00AC2565" w:rsidRDefault="00FE2FAB">
            <w:pPr>
              <w:pStyle w:val="A6"/>
              <w:spacing w:line="20" w:lineRule="atLeast"/>
              <w:jc w:val="center"/>
            </w:pPr>
            <w:r>
              <w:rPr>
                <w:sz w:val="15"/>
                <w:szCs w:val="15"/>
              </w:rPr>
              <w:t xml:space="preserve">0x04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4CD63ED7" w14:textId="77777777" w:rsidR="00AC2565" w:rsidRDefault="00FE2FAB">
            <w:pPr>
              <w:pStyle w:val="A6"/>
              <w:spacing w:line="20" w:lineRule="atLeast"/>
              <w:jc w:val="center"/>
            </w:pPr>
            <w:r>
              <w:rPr>
                <w:sz w:val="15"/>
                <w:szCs w:val="15"/>
              </w:rPr>
              <w:t>BR_MISP_EXEC.INDIRECT_JMP_NON_CALL_RET</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523594B9" w14:textId="77777777" w:rsidR="00AC2565" w:rsidRDefault="00FE2FAB">
            <w:pPr>
              <w:pStyle w:val="A6"/>
              <w:spacing w:line="20" w:lineRule="atLeast"/>
              <w:jc w:val="center"/>
            </w:pPr>
            <w:r>
              <w:rPr>
                <w:sz w:val="15"/>
                <w:szCs w:val="15"/>
              </w:rPr>
              <w:t>Qualify mispredicted indirect near branch</w:t>
            </w:r>
            <w:r>
              <w:rPr>
                <w:sz w:val="15"/>
                <w:szCs w:val="15"/>
              </w:rPr>
              <w:br/>
              <w:t>instructions that are not calls or returns.</w:t>
            </w:r>
          </w:p>
        </w:tc>
      </w:tr>
      <w:tr w:rsidR="00AC2565" w14:paraId="6159D8A4"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04D0BA96"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692CAC2" w14:textId="77777777" w:rsidR="00AC2565" w:rsidRDefault="00FE2FAB">
            <w:pPr>
              <w:pStyle w:val="A6"/>
              <w:spacing w:line="20" w:lineRule="atLeast"/>
              <w:jc w:val="center"/>
            </w:pPr>
            <w:r>
              <w:rPr>
                <w:sz w:val="15"/>
                <w:szCs w:val="15"/>
              </w:rPr>
              <w:t xml:space="preserve">0x08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58794C24" w14:textId="77777777" w:rsidR="00AC2565" w:rsidRDefault="00FE2FAB">
            <w:pPr>
              <w:pStyle w:val="A6"/>
              <w:spacing w:line="20" w:lineRule="atLeast"/>
              <w:jc w:val="center"/>
            </w:pPr>
            <w:r>
              <w:rPr>
                <w:sz w:val="15"/>
                <w:szCs w:val="15"/>
              </w:rPr>
              <w:t xml:space="preserve">BR_MISP_EXEC.RETURN_NEAR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406AEED9" w14:textId="77777777" w:rsidR="00AC2565" w:rsidRDefault="00FE2FAB">
            <w:pPr>
              <w:pStyle w:val="A6"/>
              <w:spacing w:line="20" w:lineRule="atLeast"/>
              <w:jc w:val="center"/>
            </w:pPr>
            <w:r>
              <w:rPr>
                <w:sz w:val="15"/>
                <w:szCs w:val="15"/>
              </w:rPr>
              <w:t>Qualify mispredicted indirect near branches that have a return mnemonic.</w:t>
            </w:r>
          </w:p>
        </w:tc>
      </w:tr>
      <w:tr w:rsidR="00AC2565" w14:paraId="2BCAE23A"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ED8F54D"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7447701F" w14:textId="77777777" w:rsidR="00AC2565" w:rsidRDefault="00FE2FAB">
            <w:pPr>
              <w:pStyle w:val="A6"/>
              <w:spacing w:line="20" w:lineRule="atLeast"/>
              <w:jc w:val="center"/>
            </w:pPr>
            <w:r>
              <w:rPr>
                <w:sz w:val="15"/>
                <w:szCs w:val="15"/>
              </w:rPr>
              <w:t xml:space="preserve">0x10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73A55DB4" w14:textId="77777777" w:rsidR="00AC2565" w:rsidRDefault="00FE2FAB">
            <w:pPr>
              <w:pStyle w:val="A6"/>
              <w:spacing w:line="20" w:lineRule="atLeast"/>
              <w:jc w:val="center"/>
            </w:pPr>
            <w:r>
              <w:rPr>
                <w:sz w:val="15"/>
                <w:szCs w:val="15"/>
              </w:rPr>
              <w:t>BR_MISP_EXEC.DIRECT_NEAR_CALL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2A08B9C1" w14:textId="77777777" w:rsidR="00AC2565" w:rsidRDefault="00FE2FAB">
            <w:pPr>
              <w:pStyle w:val="A6"/>
              <w:spacing w:line="20" w:lineRule="atLeast"/>
              <w:jc w:val="center"/>
            </w:pPr>
            <w:r>
              <w:rPr>
                <w:sz w:val="15"/>
                <w:szCs w:val="15"/>
              </w:rPr>
              <w:t>Qualify mispredicted unconditional near call branch instructions, excluding non-call branch, executed.</w:t>
            </w:r>
          </w:p>
        </w:tc>
      </w:tr>
      <w:tr w:rsidR="00AC2565" w14:paraId="2A9CF983"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1559EFE"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CC13A88" w14:textId="77777777" w:rsidR="00AC2565" w:rsidRDefault="00FE2FAB">
            <w:pPr>
              <w:pStyle w:val="A6"/>
              <w:spacing w:line="20" w:lineRule="atLeast"/>
              <w:jc w:val="center"/>
            </w:pPr>
            <w:r>
              <w:rPr>
                <w:sz w:val="15"/>
                <w:szCs w:val="15"/>
              </w:rPr>
              <w:t xml:space="preserve">0x20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4BEF5F74" w14:textId="77777777" w:rsidR="00AC2565" w:rsidRDefault="00FE2FAB">
            <w:pPr>
              <w:pStyle w:val="A6"/>
              <w:spacing w:line="20" w:lineRule="atLeast"/>
              <w:jc w:val="center"/>
            </w:pPr>
            <w:r>
              <w:rPr>
                <w:sz w:val="15"/>
                <w:szCs w:val="15"/>
              </w:rPr>
              <w:t>BR_MISP_EXEC.INDIRECT_NEAR_CALL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392DBC48" w14:textId="77777777" w:rsidR="00AC2565" w:rsidRDefault="00FE2FAB">
            <w:pPr>
              <w:pStyle w:val="A6"/>
              <w:spacing w:line="20" w:lineRule="atLeast"/>
              <w:jc w:val="center"/>
            </w:pPr>
            <w:r>
              <w:rPr>
                <w:sz w:val="15"/>
                <w:szCs w:val="15"/>
              </w:rPr>
              <w:t>Qualify mispredicted indirect near calls, including both register and memory indirect, executed.</w:t>
            </w:r>
          </w:p>
        </w:tc>
      </w:tr>
      <w:tr w:rsidR="00AC2565" w14:paraId="59F29932"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631CEAE2"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76BC733" w14:textId="77777777" w:rsidR="00AC2565" w:rsidRDefault="00FE2FAB">
            <w:pPr>
              <w:pStyle w:val="A6"/>
              <w:spacing w:line="20" w:lineRule="atLeast"/>
              <w:jc w:val="center"/>
            </w:pPr>
            <w:r>
              <w:rPr>
                <w:sz w:val="15"/>
                <w:szCs w:val="15"/>
              </w:rPr>
              <w:t xml:space="preserve">0x40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2CC5ED55" w14:textId="77777777" w:rsidR="00AC2565" w:rsidRDefault="00FE2FAB">
            <w:pPr>
              <w:pStyle w:val="A6"/>
              <w:spacing w:line="20" w:lineRule="atLeast"/>
              <w:jc w:val="center"/>
            </w:pPr>
            <w:r>
              <w:rPr>
                <w:sz w:val="15"/>
                <w:szCs w:val="15"/>
              </w:rPr>
              <w:t xml:space="preserve">BR_MISP_EXEC.NONTAKEN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402EAEBF" w14:textId="77777777" w:rsidR="00AC2565" w:rsidRDefault="00FE2FAB">
            <w:pPr>
              <w:pStyle w:val="A6"/>
              <w:spacing w:line="20" w:lineRule="atLeast"/>
              <w:jc w:val="center"/>
            </w:pPr>
            <w:r>
              <w:rPr>
                <w:sz w:val="15"/>
                <w:szCs w:val="15"/>
              </w:rPr>
              <w:t>Qualify mispredicted non-taken near branches executed.</w:t>
            </w:r>
          </w:p>
        </w:tc>
      </w:tr>
      <w:tr w:rsidR="00AC2565" w14:paraId="09B1EF36"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AEBFBC3"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A26578F" w14:textId="77777777" w:rsidR="00AC2565" w:rsidRDefault="00FE2FAB">
            <w:pPr>
              <w:pStyle w:val="A6"/>
              <w:spacing w:line="20" w:lineRule="atLeast"/>
              <w:jc w:val="center"/>
            </w:pPr>
            <w:r>
              <w:rPr>
                <w:sz w:val="15"/>
                <w:szCs w:val="15"/>
              </w:rPr>
              <w:t xml:space="preserve">0x80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0BF9DC20" w14:textId="77777777" w:rsidR="00AC2565" w:rsidRDefault="00FE2FAB">
            <w:pPr>
              <w:pStyle w:val="A6"/>
              <w:spacing w:line="20" w:lineRule="atLeast"/>
              <w:jc w:val="center"/>
            </w:pPr>
            <w:r>
              <w:rPr>
                <w:sz w:val="15"/>
                <w:szCs w:val="15"/>
              </w:rPr>
              <w:t xml:space="preserve">BR_MISP_EXEC.TAKEN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B7E5C91" w14:textId="77777777" w:rsidR="00AC2565" w:rsidRDefault="00FE2FAB">
            <w:pPr>
              <w:pStyle w:val="A6"/>
              <w:spacing w:line="20" w:lineRule="atLeast"/>
              <w:jc w:val="center"/>
            </w:pPr>
            <w:r>
              <w:rPr>
                <w:sz w:val="15"/>
                <w:szCs w:val="15"/>
              </w:rPr>
              <w:t>Qualify mispredicted taken near branches executed</w:t>
            </w:r>
          </w:p>
        </w:tc>
      </w:tr>
      <w:tr w:rsidR="00AC2565" w14:paraId="18F8FFD3"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0A329781"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1EADBC5" w14:textId="77777777" w:rsidR="00AC2565" w:rsidRDefault="00FE2FAB">
            <w:pPr>
              <w:pStyle w:val="A6"/>
              <w:spacing w:line="20" w:lineRule="atLeast"/>
              <w:jc w:val="center"/>
            </w:pPr>
            <w:r>
              <w:rPr>
                <w:sz w:val="15"/>
                <w:szCs w:val="15"/>
              </w:rPr>
              <w:t xml:space="preserve">0xFF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39FDFF57" w14:textId="77777777" w:rsidR="00AC2565" w:rsidRDefault="00FE2FAB">
            <w:pPr>
              <w:pStyle w:val="A6"/>
              <w:spacing w:line="20" w:lineRule="atLeast"/>
              <w:jc w:val="center"/>
            </w:pPr>
            <w:r>
              <w:rPr>
                <w:sz w:val="15"/>
                <w:szCs w:val="15"/>
              </w:rPr>
              <w:t xml:space="preserve">BR_MISP_EXEC.ALL_BRANCHES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60398039" w14:textId="77777777" w:rsidR="00AC2565" w:rsidRDefault="00FE2FAB">
            <w:pPr>
              <w:pStyle w:val="A6"/>
              <w:spacing w:line="20" w:lineRule="atLeast"/>
              <w:jc w:val="center"/>
            </w:pPr>
            <w:r>
              <w:rPr>
                <w:sz w:val="15"/>
                <w:szCs w:val="15"/>
              </w:rPr>
              <w:t>Counts all near executed branches (not necessarily retired)</w:t>
            </w:r>
          </w:p>
        </w:tc>
      </w:tr>
      <w:tr w:rsidR="00AC2565" w14:paraId="182D7C90"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37AF175"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3E8DEAFF" w14:textId="77777777" w:rsidR="00AC2565" w:rsidRDefault="00FE2FAB">
            <w:pPr>
              <w:pStyle w:val="A6"/>
              <w:spacing w:line="20" w:lineRule="atLeast"/>
              <w:jc w:val="center"/>
            </w:pPr>
            <w:r>
              <w:rPr>
                <w:sz w:val="15"/>
                <w:szCs w:val="15"/>
              </w:rPr>
              <w:t xml:space="preserve">0x00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657D1C24" w14:textId="77777777" w:rsidR="00AC2565" w:rsidRDefault="00FE2FAB">
            <w:pPr>
              <w:pStyle w:val="A6"/>
              <w:spacing w:line="20" w:lineRule="atLeast"/>
              <w:jc w:val="center"/>
            </w:pPr>
            <w:r>
              <w:rPr>
                <w:sz w:val="15"/>
                <w:szCs w:val="15"/>
              </w:rPr>
              <w:t>BR_MISP_RETIRED.ALL_BRANCHES</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BAD7350" w14:textId="77777777" w:rsidR="00AC2565" w:rsidRDefault="00FE2FAB">
            <w:pPr>
              <w:pStyle w:val="A6"/>
              <w:spacing w:line="20" w:lineRule="atLeast"/>
              <w:jc w:val="center"/>
            </w:pPr>
            <w:r>
              <w:rPr>
                <w:sz w:val="15"/>
                <w:szCs w:val="15"/>
              </w:rPr>
              <w:t xml:space="preserve">Mispredicted branch instructions at retirement. </w:t>
            </w:r>
          </w:p>
        </w:tc>
      </w:tr>
      <w:tr w:rsidR="00AC2565" w14:paraId="5FCC7A7E"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4105224"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212C00E7" w14:textId="77777777" w:rsidR="00AC2565" w:rsidRDefault="00FE2FAB">
            <w:pPr>
              <w:pStyle w:val="A6"/>
              <w:spacing w:line="20" w:lineRule="atLeast"/>
              <w:jc w:val="center"/>
            </w:pPr>
            <w:r>
              <w:rPr>
                <w:sz w:val="15"/>
                <w:szCs w:val="15"/>
              </w:rPr>
              <w:t xml:space="preserve">0x01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302B5EE2" w14:textId="77777777" w:rsidR="00AC2565" w:rsidRDefault="00FE2FAB">
            <w:pPr>
              <w:pStyle w:val="A6"/>
              <w:spacing w:line="20" w:lineRule="atLeast"/>
              <w:jc w:val="center"/>
            </w:pPr>
            <w:r>
              <w:rPr>
                <w:sz w:val="15"/>
                <w:szCs w:val="15"/>
              </w:rPr>
              <w:t>BR_MISP_RETIRED.CONDITIONAL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AE3CA17" w14:textId="77777777" w:rsidR="00AC2565" w:rsidRDefault="00FE2FAB">
            <w:pPr>
              <w:pStyle w:val="A6"/>
              <w:spacing w:line="20" w:lineRule="atLeast"/>
              <w:jc w:val="center"/>
            </w:pPr>
            <w:r>
              <w:rPr>
                <w:sz w:val="15"/>
                <w:szCs w:val="15"/>
              </w:rPr>
              <w:t xml:space="preserve">Mispredicted conditional branch instructions retired. </w:t>
            </w:r>
          </w:p>
        </w:tc>
      </w:tr>
      <w:tr w:rsidR="00AC2565" w14:paraId="52219BD9"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2841F12"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1A8D393" w14:textId="77777777" w:rsidR="00AC2565" w:rsidRDefault="00FE2FAB">
            <w:pPr>
              <w:pStyle w:val="A6"/>
              <w:spacing w:line="20" w:lineRule="atLeast"/>
              <w:jc w:val="center"/>
            </w:pPr>
            <w:r>
              <w:rPr>
                <w:sz w:val="15"/>
                <w:szCs w:val="15"/>
              </w:rPr>
              <w:t xml:space="preserve">0x04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24C986AB" w14:textId="77777777" w:rsidR="00AC2565" w:rsidRDefault="00FE2FAB">
            <w:pPr>
              <w:pStyle w:val="A6"/>
              <w:spacing w:line="20" w:lineRule="atLeast"/>
              <w:jc w:val="center"/>
            </w:pPr>
            <w:r>
              <w:rPr>
                <w:sz w:val="15"/>
                <w:szCs w:val="15"/>
              </w:rPr>
              <w:t>BR_MISP_RETIRED.ALL_BRANCHES</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624026E9" w14:textId="77777777" w:rsidR="00AC2565" w:rsidRDefault="00FE2FAB">
            <w:pPr>
              <w:pStyle w:val="A6"/>
              <w:spacing w:line="20" w:lineRule="atLeast"/>
              <w:jc w:val="center"/>
            </w:pPr>
            <w:r>
              <w:rPr>
                <w:sz w:val="15"/>
                <w:szCs w:val="15"/>
              </w:rPr>
              <w:t xml:space="preserve">Mispredicted macro branch instructions retired. </w:t>
            </w:r>
          </w:p>
        </w:tc>
      </w:tr>
      <w:tr w:rsidR="00AC2565" w14:paraId="50C720E3" w14:textId="77777777">
        <w:trPr>
          <w:trHeight w:val="364"/>
          <w:jc w:val="center"/>
        </w:trPr>
        <w:tc>
          <w:tcPr>
            <w:tcW w:w="693"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6E64C08D" w14:textId="77777777" w:rsidR="00AC2565" w:rsidRDefault="00FE2FAB">
            <w:pPr>
              <w:pStyle w:val="A6"/>
              <w:spacing w:line="20" w:lineRule="atLeast"/>
              <w:jc w:val="center"/>
            </w:pPr>
            <w:r>
              <w:rPr>
                <w:sz w:val="15"/>
                <w:szCs w:val="15"/>
              </w:rPr>
              <w:t>0xc5</w:t>
            </w:r>
          </w:p>
        </w:tc>
        <w:tc>
          <w:tcPr>
            <w:tcW w:w="545"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2A3BD091" w14:textId="77777777" w:rsidR="00AC2565" w:rsidRDefault="00FE2FAB">
            <w:pPr>
              <w:pStyle w:val="A6"/>
              <w:spacing w:line="20" w:lineRule="atLeast"/>
              <w:jc w:val="center"/>
            </w:pPr>
            <w:r>
              <w:rPr>
                <w:sz w:val="15"/>
                <w:szCs w:val="15"/>
              </w:rPr>
              <w:t xml:space="preserve">0x20 </w:t>
            </w:r>
          </w:p>
        </w:tc>
        <w:tc>
          <w:tcPr>
            <w:tcW w:w="3735"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53BD2184" w14:textId="77777777" w:rsidR="00AC2565" w:rsidRDefault="00FE2FAB">
            <w:pPr>
              <w:pStyle w:val="A6"/>
              <w:spacing w:line="20" w:lineRule="atLeast"/>
              <w:jc w:val="center"/>
            </w:pPr>
            <w:r>
              <w:rPr>
                <w:sz w:val="15"/>
                <w:szCs w:val="15"/>
              </w:rPr>
              <w:t>BR_MISP_RETIRED.NEAR_TAKEN</w:t>
            </w:r>
          </w:p>
        </w:tc>
        <w:tc>
          <w:tcPr>
            <w:tcW w:w="4032"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19BBB2CD" w14:textId="77777777" w:rsidR="00AC2565" w:rsidRDefault="00FE2FAB">
            <w:pPr>
              <w:pStyle w:val="A6"/>
              <w:spacing w:line="20" w:lineRule="atLeast"/>
              <w:jc w:val="center"/>
            </w:pPr>
            <w:r>
              <w:rPr>
                <w:sz w:val="15"/>
                <w:szCs w:val="15"/>
              </w:rPr>
              <w:t>Number of near branch instructions retired that</w:t>
            </w:r>
            <w:r>
              <w:rPr>
                <w:sz w:val="15"/>
                <w:szCs w:val="15"/>
              </w:rPr>
              <w:br/>
              <w:t>were taken but mispredicted.</w:t>
            </w:r>
          </w:p>
        </w:tc>
      </w:tr>
    </w:tbl>
    <w:p w14:paraId="02458A12" w14:textId="77777777" w:rsidR="00AC2565" w:rsidRDefault="00AC2565">
      <w:pPr>
        <w:pStyle w:val="a0"/>
        <w:spacing w:after="57"/>
        <w:ind w:firstLine="0"/>
        <w:jc w:val="center"/>
        <w:rPr>
          <w:rFonts w:ascii="宋体" w:eastAsia="宋体" w:hAnsi="宋体" w:cs="宋体"/>
          <w:lang w:val="zh-TW" w:eastAsia="zh-TW"/>
        </w:rPr>
      </w:pPr>
    </w:p>
    <w:p w14:paraId="40CE93B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针对这两种事件类型，我们利用</w:t>
      </w:r>
      <w:r>
        <w:t>perf</w:t>
      </w:r>
      <w:r>
        <w:rPr>
          <w:rFonts w:eastAsia="宋体" w:hint="eastAsia"/>
          <w:lang w:val="zh-TW" w:eastAsia="zh-TW"/>
        </w:rPr>
        <w:t>工具对随机选择的</w:t>
      </w:r>
      <w:r>
        <w:t>Spec2006</w:t>
      </w:r>
      <w:r>
        <w:rPr>
          <w:rFonts w:eastAsia="宋体" w:hint="eastAsia"/>
          <w:lang w:val="zh-TW" w:eastAsia="zh-TW"/>
        </w:rPr>
        <w:t>部分程序进行了采样，采样数据如图</w:t>
      </w:r>
      <w:r>
        <w:t>2</w:t>
      </w:r>
      <w:r>
        <w:rPr>
          <w:rFonts w:eastAsia="宋体" w:hint="eastAsia"/>
          <w:lang w:val="zh-TW" w:eastAsia="zh-TW"/>
        </w:rPr>
        <w:t>所示：</w:t>
      </w:r>
    </w:p>
    <w:p w14:paraId="50053EF4" w14:textId="77777777" w:rsidR="00AC2565" w:rsidRDefault="00FE2FAB">
      <w:pPr>
        <w:pStyle w:val="a0"/>
        <w:ind w:firstLine="372"/>
        <w:rPr>
          <w:rFonts w:ascii="宋体" w:eastAsia="宋体" w:hAnsi="宋体" w:cs="宋体"/>
          <w:lang w:val="zh-TW" w:eastAsia="zh-TW"/>
        </w:rPr>
      </w:pPr>
      <w:r>
        <w:rPr>
          <w:noProof/>
        </w:rPr>
        <w:lastRenderedPageBreak/>
        <w:drawing>
          <wp:inline distT="0" distB="0" distL="0" distR="0" wp14:anchorId="4B39C055" wp14:editId="01946568">
            <wp:extent cx="4470702" cy="2569349"/>
            <wp:effectExtent l="0" t="0" r="0" b="0"/>
            <wp:docPr id="1073741826"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44CE9F5" w14:textId="77777777" w:rsidR="00AC2565" w:rsidRDefault="00FE2FAB">
      <w:pPr>
        <w:pStyle w:val="a0"/>
        <w:spacing w:before="142"/>
        <w:ind w:firstLine="0"/>
        <w:jc w:val="center"/>
      </w:pPr>
      <w:r>
        <w:t>Fig.2  sample data of the two branch event on part of SPEC2006 benchmark</w:t>
      </w:r>
    </w:p>
    <w:p w14:paraId="45B85B9B" w14:textId="77777777" w:rsidR="00AC2565" w:rsidRDefault="00FE2FAB">
      <w:pPr>
        <w:pStyle w:val="a0"/>
        <w:spacing w:after="142"/>
        <w:ind w:firstLine="0"/>
        <w:jc w:val="center"/>
        <w:rPr>
          <w:rFonts w:ascii="宋体" w:eastAsia="宋体" w:hAnsi="宋体" w:cs="宋体"/>
          <w:lang w:val="zh-TW" w:eastAsia="zh-TW"/>
        </w:rPr>
      </w:pPr>
      <w:r>
        <w:rPr>
          <w:rFonts w:eastAsia="宋体" w:hint="eastAsia"/>
          <w:lang w:val="zh-TW" w:eastAsia="zh-TW"/>
        </w:rPr>
        <w:t>图</w:t>
      </w:r>
      <w:r>
        <w:t xml:space="preserve">3  </w:t>
      </w:r>
      <w:r>
        <w:rPr>
          <w:rFonts w:eastAsia="宋体" w:hint="eastAsia"/>
          <w:lang w:val="zh-TW" w:eastAsia="zh-TW"/>
        </w:rPr>
        <w:t>部分</w:t>
      </w:r>
      <w:r>
        <w:t>SPEC2006</w:t>
      </w:r>
      <w:r>
        <w:rPr>
          <w:rFonts w:eastAsia="宋体" w:hint="eastAsia"/>
          <w:lang w:val="zh-TW" w:eastAsia="zh-TW"/>
        </w:rPr>
        <w:t>程序上两种分支事件的采样数据</w:t>
      </w:r>
      <w:r>
        <w:rPr>
          <w:rFonts w:eastAsia="宋体" w:hint="eastAsia"/>
          <w:lang w:val="zh-TW" w:eastAsia="zh-TW"/>
        </w:rPr>
        <w:br/>
      </w:r>
      <w:commentRangeStart w:id="617"/>
    </w:p>
    <w:p w14:paraId="4C9F3009"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从上图可看出，用户态预测失败的</w:t>
      </w:r>
      <w:commentRangeEnd w:id="617"/>
      <w:r>
        <w:commentReference w:id="617"/>
      </w:r>
      <w:r>
        <w:rPr>
          <w:rFonts w:eastAsia="宋体" w:hint="eastAsia"/>
          <w:lang w:val="zh-TW" w:eastAsia="zh-TW"/>
        </w:rPr>
        <w:t>跳转间接分支执行事件相比于用户态预测失败的跳转分支提交事件更少，因此我们选择用户态预测失败的跳转间接分支执行事件作为采样事件，并通过设置</w:t>
      </w:r>
      <w:r>
        <w:t>PMU</w:t>
      </w:r>
      <w:r>
        <w:rPr>
          <w:rFonts w:eastAsia="宋体" w:hint="eastAsia"/>
          <w:lang w:val="zh-TW" w:eastAsia="zh-TW"/>
        </w:rPr>
        <w:t>计数器初始值，让其在发生该事件时计数器溢出，进而触发</w:t>
      </w:r>
      <w:r>
        <w:t>PMI</w:t>
      </w:r>
      <w:r>
        <w:rPr>
          <w:rFonts w:eastAsia="宋体" w:hint="eastAsia"/>
          <w:lang w:val="zh-TW" w:eastAsia="zh-TW"/>
        </w:rPr>
        <w:t>事件。</w:t>
      </w:r>
    </w:p>
    <w:p w14:paraId="1202A43C"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ascii="Times New Roman"/>
        </w:rPr>
        <w:t>ROP</w:t>
      </w:r>
      <w:r>
        <w:rPr>
          <w:rFonts w:eastAsia="黑体"/>
          <w:lang w:eastAsia="zh-TW"/>
        </w:rPr>
        <w:t>攻击检测</w:t>
      </w:r>
    </w:p>
    <w:p w14:paraId="0A6358E8"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本文借助</w:t>
      </w:r>
      <w:r>
        <w:t>Intel CPU</w:t>
      </w:r>
      <w:r>
        <w:rPr>
          <w:rFonts w:eastAsia="宋体" w:hint="eastAsia"/>
          <w:lang w:val="zh-TW" w:eastAsia="zh-TW"/>
        </w:rPr>
        <w:t>的</w:t>
      </w:r>
      <w:r>
        <w:t>LBR</w:t>
      </w:r>
      <w:r>
        <w:rPr>
          <w:rFonts w:eastAsia="宋体" w:hint="eastAsia"/>
          <w:lang w:val="zh-TW" w:eastAsia="zh-TW"/>
        </w:rPr>
        <w:t>机制精确的获取了当前触发事件分支指令的地址及目标地址，并通过动态反汇编的方式判定当前分支是否为疑似</w:t>
      </w:r>
      <w:r>
        <w:t>gadget</w:t>
      </w:r>
      <w:r>
        <w:rPr>
          <w:rFonts w:eastAsia="宋体" w:hint="eastAsia"/>
          <w:lang w:val="zh-TW" w:eastAsia="zh-TW"/>
        </w:rPr>
        <w:t>。</w:t>
      </w:r>
    </w:p>
    <w:p w14:paraId="20567E38" w14:textId="77777777" w:rsidR="00AC2565" w:rsidRDefault="00FE2FAB">
      <w:pPr>
        <w:pStyle w:val="a0"/>
        <w:ind w:firstLine="372"/>
        <w:rPr>
          <w:rFonts w:ascii="宋体" w:eastAsia="宋体" w:hAnsi="宋体" w:cs="宋体"/>
          <w:lang w:val="zh-TW" w:eastAsia="zh-TW"/>
        </w:rPr>
      </w:pPr>
      <w:r>
        <w:t>Intel</w:t>
      </w:r>
      <w:r>
        <w:rPr>
          <w:rFonts w:eastAsia="宋体" w:hint="eastAsia"/>
          <w:lang w:val="zh-TW" w:eastAsia="zh-TW"/>
        </w:rPr>
        <w:t xml:space="preserve"> </w:t>
      </w:r>
      <w:r>
        <w:rPr>
          <w:rFonts w:eastAsia="宋体" w:hint="eastAsia"/>
          <w:lang w:val="zh-TW" w:eastAsia="zh-TW"/>
        </w:rPr>
        <w:t>的</w:t>
      </w:r>
      <w:r>
        <w:rPr>
          <w:rFonts w:eastAsia="宋体" w:hint="eastAsia"/>
          <w:lang w:val="zh-TW" w:eastAsia="zh-TW"/>
        </w:rPr>
        <w:t xml:space="preserve"> </w:t>
      </w:r>
      <w:r>
        <w:t>LBR</w:t>
      </w:r>
      <w:r>
        <w:rPr>
          <w:rFonts w:eastAsia="宋体" w:hint="eastAsia"/>
          <w:lang w:val="zh-TW" w:eastAsia="zh-TW"/>
        </w:rPr>
        <w:t>记录有限，因此我们借助了两种硬件机制过滤掉了不必要的分支事件以免影响真实所需的分支数据：</w:t>
      </w:r>
    </w:p>
    <w:p w14:paraId="3134FE31" w14:textId="77777777" w:rsidR="00AC2565" w:rsidRDefault="00FE2FAB">
      <w:pPr>
        <w:pStyle w:val="a0"/>
        <w:numPr>
          <w:ilvl w:val="0"/>
          <w:numId w:val="24"/>
        </w:numPr>
        <w:tabs>
          <w:tab w:val="num" w:pos="792"/>
        </w:tabs>
        <w:ind w:left="792" w:hanging="420"/>
        <w:rPr>
          <w:rFonts w:ascii="宋体" w:eastAsia="宋体" w:hAnsi="宋体" w:cs="宋体"/>
          <w:lang w:val="zh-TW" w:eastAsia="zh-TW"/>
        </w:rPr>
      </w:pPr>
      <w:r>
        <w:rPr>
          <w:rFonts w:eastAsia="宋体" w:hint="eastAsia"/>
          <w:lang w:eastAsia="zh-TW"/>
        </w:rPr>
        <w:t>直接利用</w:t>
      </w:r>
      <w:r>
        <w:t>LBR</w:t>
      </w:r>
      <w:r>
        <w:rPr>
          <w:rFonts w:eastAsia="宋体" w:hint="eastAsia"/>
          <w:lang w:eastAsia="zh-TW"/>
        </w:rPr>
        <w:t>本身的过滤机制进行分支采样过滤，</w:t>
      </w:r>
      <w:r>
        <w:t>Ivy Bridge</w:t>
      </w:r>
      <w:r>
        <w:rPr>
          <w:rFonts w:eastAsia="宋体" w:hint="eastAsia"/>
          <w:lang w:eastAsia="zh-TW"/>
        </w:rPr>
        <w:t>支持的过滤方式如表</w:t>
      </w:r>
      <w:r>
        <w:t>2</w:t>
      </w:r>
      <w:r>
        <w:rPr>
          <w:rFonts w:eastAsia="宋体" w:hint="eastAsia"/>
          <w:lang w:eastAsia="zh-TW"/>
        </w:rPr>
        <w:t>所示，通过该过滤机制，我们可以将</w:t>
      </w:r>
      <w:r>
        <w:t>LBR</w:t>
      </w:r>
      <w:r>
        <w:rPr>
          <w:rFonts w:eastAsia="宋体" w:hint="eastAsia"/>
          <w:lang w:eastAsia="zh-TW"/>
        </w:rPr>
        <w:t>记录限定为用户态预测失败的跳转间接分支信息（</w:t>
      </w:r>
      <w:r>
        <w:t>LBR</w:t>
      </w:r>
      <w:r>
        <w:rPr>
          <w:rFonts w:eastAsia="宋体" w:hint="eastAsia"/>
          <w:lang w:eastAsia="zh-TW"/>
        </w:rPr>
        <w:t>本身不记录不跳转的分支信息）。</w:t>
      </w:r>
    </w:p>
    <w:p w14:paraId="59085B17" w14:textId="77777777" w:rsidR="00AC2565" w:rsidRDefault="00FE2FAB">
      <w:pPr>
        <w:pStyle w:val="a0"/>
        <w:spacing w:before="85"/>
        <w:ind w:firstLine="0"/>
        <w:jc w:val="center"/>
      </w:pPr>
      <w:r>
        <w:rPr>
          <w:b/>
          <w:bCs/>
        </w:rPr>
        <w:t>Table 2</w:t>
      </w:r>
      <w:r>
        <w:t xml:space="preserve">  Event filter mechanism supported by Ivy Bridge LBR</w:t>
      </w:r>
    </w:p>
    <w:p w14:paraId="309B7186"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2</w:t>
      </w:r>
      <w:r>
        <w:t xml:space="preserve">  Ivy Bridge lbr</w:t>
      </w:r>
      <w:r>
        <w:rPr>
          <w:rFonts w:eastAsia="宋体" w:hint="eastAsia"/>
          <w:lang w:val="zh-TW" w:eastAsia="zh-TW"/>
        </w:rPr>
        <w:t>支持的事件过滤机制</w:t>
      </w:r>
    </w:p>
    <w:tbl>
      <w:tblPr>
        <w:tblStyle w:val="TableNormal"/>
        <w:tblW w:w="622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83"/>
        <w:gridCol w:w="821"/>
        <w:gridCol w:w="236"/>
        <w:gridCol w:w="3687"/>
      </w:tblGrid>
      <w:tr w:rsidR="00AC2565" w14:paraId="692DFC69" w14:textId="77777777">
        <w:trPr>
          <w:trHeight w:val="189"/>
          <w:jc w:val="center"/>
        </w:trPr>
        <w:tc>
          <w:tcPr>
            <w:tcW w:w="1483"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565EF84C" w14:textId="77777777" w:rsidR="00AC2565" w:rsidRDefault="00FE2FAB">
            <w:pPr>
              <w:pStyle w:val="A6"/>
              <w:spacing w:line="20" w:lineRule="atLeast"/>
              <w:jc w:val="center"/>
            </w:pPr>
            <w:r>
              <w:rPr>
                <w:rFonts w:eastAsia="宋体" w:hint="eastAsia"/>
                <w:sz w:val="15"/>
                <w:szCs w:val="15"/>
                <w:lang w:val="zh-TW" w:eastAsia="zh-TW"/>
              </w:rPr>
              <w:t>名称</w:t>
            </w:r>
          </w:p>
        </w:tc>
        <w:tc>
          <w:tcPr>
            <w:tcW w:w="821"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1468548D" w14:textId="77777777" w:rsidR="00AC2565" w:rsidRDefault="00FE2FAB">
            <w:pPr>
              <w:pStyle w:val="A6"/>
              <w:spacing w:line="20" w:lineRule="atLeast"/>
              <w:jc w:val="center"/>
            </w:pPr>
            <w:r>
              <w:rPr>
                <w:rFonts w:eastAsia="宋体" w:hint="eastAsia"/>
                <w:sz w:val="15"/>
                <w:szCs w:val="15"/>
                <w:lang w:val="zh-TW" w:eastAsia="zh-TW"/>
              </w:rPr>
              <w:t>位偏移</w:t>
            </w:r>
          </w:p>
        </w:tc>
        <w:tc>
          <w:tcPr>
            <w:tcW w:w="236"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01807001" w14:textId="77777777" w:rsidR="00AC2565" w:rsidRDefault="00AC2565"/>
        </w:tc>
        <w:tc>
          <w:tcPr>
            <w:tcW w:w="3687"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3755947B" w14:textId="77777777" w:rsidR="00AC2565" w:rsidRDefault="00FE2FAB">
            <w:pPr>
              <w:pStyle w:val="A6"/>
              <w:spacing w:line="20" w:lineRule="atLeast"/>
              <w:jc w:val="center"/>
            </w:pPr>
            <w:r>
              <w:rPr>
                <w:rFonts w:eastAsia="宋体" w:hint="eastAsia"/>
                <w:sz w:val="15"/>
                <w:szCs w:val="15"/>
                <w:lang w:val="zh-TW" w:eastAsia="zh-TW"/>
              </w:rPr>
              <w:t>描述</w:t>
            </w:r>
          </w:p>
        </w:tc>
      </w:tr>
      <w:tr w:rsidR="00AC2565" w14:paraId="3F827BA2" w14:textId="77777777">
        <w:trPr>
          <w:trHeight w:val="179"/>
          <w:jc w:val="center"/>
        </w:trPr>
        <w:tc>
          <w:tcPr>
            <w:tcW w:w="1483"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439499F" w14:textId="77777777" w:rsidR="00AC2565" w:rsidRDefault="00FE2FAB">
            <w:pPr>
              <w:pStyle w:val="A6"/>
              <w:spacing w:line="20" w:lineRule="atLeast"/>
              <w:jc w:val="center"/>
            </w:pPr>
            <w:r>
              <w:rPr>
                <w:sz w:val="15"/>
                <w:szCs w:val="15"/>
              </w:rPr>
              <w:t xml:space="preserve">CPL_EQ_0 </w:t>
            </w:r>
          </w:p>
        </w:tc>
        <w:tc>
          <w:tcPr>
            <w:tcW w:w="821"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4CA2DCE" w14:textId="77777777" w:rsidR="00AC2565" w:rsidRDefault="00FE2FAB">
            <w:pPr>
              <w:pStyle w:val="A6"/>
              <w:spacing w:line="20" w:lineRule="atLeast"/>
              <w:jc w:val="center"/>
            </w:pPr>
            <w:r>
              <w:rPr>
                <w:sz w:val="15"/>
                <w:szCs w:val="15"/>
              </w:rPr>
              <w:t xml:space="preserve">0 </w:t>
            </w:r>
          </w:p>
        </w:tc>
        <w:tc>
          <w:tcPr>
            <w:tcW w:w="236" w:type="dxa"/>
            <w:tcBorders>
              <w:top w:val="single" w:sz="4" w:space="0" w:color="000000"/>
              <w:left w:val="nil"/>
              <w:bottom w:val="nil"/>
              <w:right w:val="nil"/>
            </w:tcBorders>
            <w:shd w:val="clear" w:color="auto" w:fill="auto"/>
            <w:tcMar>
              <w:top w:w="80" w:type="dxa"/>
              <w:left w:w="80" w:type="dxa"/>
              <w:bottom w:w="80" w:type="dxa"/>
              <w:right w:w="80" w:type="dxa"/>
            </w:tcMar>
          </w:tcPr>
          <w:p w14:paraId="1B4C17E6" w14:textId="77777777" w:rsidR="00AC2565" w:rsidRDefault="00AC2565"/>
        </w:tc>
        <w:tc>
          <w:tcPr>
            <w:tcW w:w="3687"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13D80C9" w14:textId="77777777" w:rsidR="00AC2565" w:rsidRDefault="00FE2FAB">
            <w:pPr>
              <w:pStyle w:val="A6"/>
              <w:spacing w:line="20" w:lineRule="atLeast"/>
              <w:jc w:val="center"/>
            </w:pPr>
            <w:r>
              <w:rPr>
                <w:sz w:val="15"/>
                <w:szCs w:val="15"/>
              </w:rPr>
              <w:t>When set, do not capture branches occurring in ring 0</w:t>
            </w:r>
          </w:p>
        </w:tc>
      </w:tr>
      <w:tr w:rsidR="00AC2565" w14:paraId="7239F415"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0BCDBCD0" w14:textId="77777777" w:rsidR="00AC2565" w:rsidRDefault="00FE2FAB">
            <w:pPr>
              <w:pStyle w:val="A6"/>
              <w:spacing w:line="20" w:lineRule="atLeast"/>
              <w:jc w:val="center"/>
            </w:pPr>
            <w:r>
              <w:rPr>
                <w:sz w:val="15"/>
                <w:szCs w:val="15"/>
              </w:rPr>
              <w:t xml:space="preserve">CPL_NEQ_0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6ED12B8F" w14:textId="77777777" w:rsidR="00AC2565" w:rsidRDefault="00FE2FAB">
            <w:pPr>
              <w:pStyle w:val="A6"/>
              <w:spacing w:line="20" w:lineRule="atLeast"/>
              <w:jc w:val="center"/>
            </w:pPr>
            <w:r>
              <w:rPr>
                <w:sz w:val="15"/>
                <w:szCs w:val="15"/>
              </w:rPr>
              <w:t xml:space="preserve">1 </w:t>
            </w:r>
          </w:p>
        </w:tc>
        <w:tc>
          <w:tcPr>
            <w:tcW w:w="236" w:type="dxa"/>
            <w:tcBorders>
              <w:top w:val="nil"/>
              <w:left w:val="nil"/>
              <w:bottom w:val="nil"/>
              <w:right w:val="nil"/>
            </w:tcBorders>
            <w:shd w:val="clear" w:color="auto" w:fill="auto"/>
            <w:tcMar>
              <w:top w:w="80" w:type="dxa"/>
              <w:left w:w="80" w:type="dxa"/>
              <w:bottom w:w="80" w:type="dxa"/>
              <w:right w:w="80" w:type="dxa"/>
            </w:tcMar>
          </w:tcPr>
          <w:p w14:paraId="69810F6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17389F0A" w14:textId="77777777" w:rsidR="00AC2565" w:rsidRDefault="00FE2FAB">
            <w:pPr>
              <w:pStyle w:val="A6"/>
              <w:spacing w:line="20" w:lineRule="atLeast"/>
              <w:jc w:val="center"/>
            </w:pPr>
            <w:r>
              <w:rPr>
                <w:sz w:val="15"/>
                <w:szCs w:val="15"/>
              </w:rPr>
              <w:t>When set, do not capture branches occurring in ring &gt;0</w:t>
            </w:r>
          </w:p>
        </w:tc>
      </w:tr>
      <w:tr w:rsidR="00AC2565" w14:paraId="714C9EA7"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3455C556" w14:textId="77777777" w:rsidR="00AC2565" w:rsidRDefault="00FE2FAB">
            <w:pPr>
              <w:pStyle w:val="A6"/>
              <w:spacing w:line="20" w:lineRule="atLeast"/>
              <w:jc w:val="center"/>
            </w:pPr>
            <w:r>
              <w:rPr>
                <w:sz w:val="15"/>
                <w:szCs w:val="15"/>
              </w:rPr>
              <w:t xml:space="preserve">JCC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598049E2" w14:textId="77777777" w:rsidR="00AC2565" w:rsidRDefault="00FE2FAB">
            <w:pPr>
              <w:pStyle w:val="A6"/>
              <w:spacing w:line="20" w:lineRule="atLeast"/>
              <w:jc w:val="center"/>
            </w:pPr>
            <w:r>
              <w:rPr>
                <w:sz w:val="15"/>
                <w:szCs w:val="15"/>
              </w:rPr>
              <w:t xml:space="preserve">2 </w:t>
            </w:r>
          </w:p>
        </w:tc>
        <w:tc>
          <w:tcPr>
            <w:tcW w:w="236" w:type="dxa"/>
            <w:tcBorders>
              <w:top w:val="nil"/>
              <w:left w:val="nil"/>
              <w:bottom w:val="nil"/>
              <w:right w:val="nil"/>
            </w:tcBorders>
            <w:shd w:val="clear" w:color="auto" w:fill="auto"/>
            <w:tcMar>
              <w:top w:w="80" w:type="dxa"/>
              <w:left w:w="80" w:type="dxa"/>
              <w:bottom w:w="80" w:type="dxa"/>
              <w:right w:w="80" w:type="dxa"/>
            </w:tcMar>
          </w:tcPr>
          <w:p w14:paraId="299F548B"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607B327C" w14:textId="77777777" w:rsidR="00AC2565" w:rsidRDefault="00FE2FAB">
            <w:pPr>
              <w:pStyle w:val="A6"/>
              <w:spacing w:line="20" w:lineRule="atLeast"/>
              <w:jc w:val="center"/>
            </w:pPr>
            <w:r>
              <w:rPr>
                <w:sz w:val="15"/>
                <w:szCs w:val="15"/>
              </w:rPr>
              <w:t>When set, do not capture conditional branches</w:t>
            </w:r>
          </w:p>
        </w:tc>
      </w:tr>
      <w:tr w:rsidR="00AC2565" w14:paraId="58E4A328"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236F642E" w14:textId="77777777" w:rsidR="00AC2565" w:rsidRDefault="00FE2FAB">
            <w:pPr>
              <w:pStyle w:val="A6"/>
              <w:spacing w:line="20" w:lineRule="atLeast"/>
              <w:jc w:val="center"/>
            </w:pPr>
            <w:r>
              <w:rPr>
                <w:sz w:val="15"/>
                <w:szCs w:val="15"/>
              </w:rPr>
              <w:t xml:space="preserve">NEAR_REL_CALL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036307C4" w14:textId="77777777" w:rsidR="00AC2565" w:rsidRDefault="00FE2FAB">
            <w:pPr>
              <w:pStyle w:val="A6"/>
              <w:spacing w:line="20" w:lineRule="atLeast"/>
              <w:jc w:val="center"/>
            </w:pPr>
            <w:r>
              <w:rPr>
                <w:sz w:val="15"/>
                <w:szCs w:val="15"/>
              </w:rPr>
              <w:t xml:space="preserve">3 </w:t>
            </w:r>
          </w:p>
        </w:tc>
        <w:tc>
          <w:tcPr>
            <w:tcW w:w="236" w:type="dxa"/>
            <w:tcBorders>
              <w:top w:val="nil"/>
              <w:left w:val="nil"/>
              <w:bottom w:val="nil"/>
              <w:right w:val="nil"/>
            </w:tcBorders>
            <w:shd w:val="clear" w:color="auto" w:fill="auto"/>
            <w:tcMar>
              <w:top w:w="80" w:type="dxa"/>
              <w:left w:w="80" w:type="dxa"/>
              <w:bottom w:w="80" w:type="dxa"/>
              <w:right w:w="80" w:type="dxa"/>
            </w:tcMar>
          </w:tcPr>
          <w:p w14:paraId="092D8F85"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33E7A654" w14:textId="77777777" w:rsidR="00AC2565" w:rsidRDefault="00FE2FAB">
            <w:pPr>
              <w:pStyle w:val="A6"/>
              <w:spacing w:line="20" w:lineRule="atLeast"/>
              <w:jc w:val="center"/>
            </w:pPr>
            <w:r>
              <w:rPr>
                <w:sz w:val="15"/>
                <w:szCs w:val="15"/>
              </w:rPr>
              <w:t>When set, do not capture near relative calls</w:t>
            </w:r>
          </w:p>
        </w:tc>
      </w:tr>
      <w:tr w:rsidR="00AC2565" w14:paraId="78C70415"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565409AD" w14:textId="77777777" w:rsidR="00AC2565" w:rsidRDefault="00FE2FAB">
            <w:pPr>
              <w:pStyle w:val="A6"/>
              <w:spacing w:line="20" w:lineRule="atLeast"/>
              <w:jc w:val="center"/>
            </w:pPr>
            <w:r>
              <w:rPr>
                <w:sz w:val="15"/>
                <w:szCs w:val="15"/>
              </w:rPr>
              <w:t xml:space="preserve">NEAR_IND_CALL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71040B02" w14:textId="77777777" w:rsidR="00AC2565" w:rsidRDefault="00FE2FAB">
            <w:pPr>
              <w:pStyle w:val="A6"/>
              <w:spacing w:line="20" w:lineRule="atLeast"/>
              <w:jc w:val="center"/>
            </w:pPr>
            <w:r>
              <w:rPr>
                <w:sz w:val="15"/>
                <w:szCs w:val="15"/>
              </w:rPr>
              <w:t xml:space="preserve">4 </w:t>
            </w:r>
          </w:p>
        </w:tc>
        <w:tc>
          <w:tcPr>
            <w:tcW w:w="236" w:type="dxa"/>
            <w:tcBorders>
              <w:top w:val="nil"/>
              <w:left w:val="nil"/>
              <w:bottom w:val="nil"/>
              <w:right w:val="nil"/>
            </w:tcBorders>
            <w:shd w:val="clear" w:color="auto" w:fill="auto"/>
            <w:tcMar>
              <w:top w:w="80" w:type="dxa"/>
              <w:left w:w="80" w:type="dxa"/>
              <w:bottom w:w="80" w:type="dxa"/>
              <w:right w:w="80" w:type="dxa"/>
            </w:tcMar>
          </w:tcPr>
          <w:p w14:paraId="432751C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5678F11F" w14:textId="77777777" w:rsidR="00AC2565" w:rsidRDefault="00FE2FAB">
            <w:pPr>
              <w:pStyle w:val="A6"/>
              <w:spacing w:line="20" w:lineRule="atLeast"/>
              <w:jc w:val="center"/>
            </w:pPr>
            <w:r>
              <w:rPr>
                <w:sz w:val="15"/>
                <w:szCs w:val="15"/>
              </w:rPr>
              <w:t>When set, do not capture near indirect calls</w:t>
            </w:r>
          </w:p>
        </w:tc>
      </w:tr>
      <w:tr w:rsidR="00AC2565" w14:paraId="6EBF9A49"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05F480F5" w14:textId="77777777" w:rsidR="00AC2565" w:rsidRDefault="00FE2FAB">
            <w:pPr>
              <w:pStyle w:val="A6"/>
              <w:spacing w:line="20" w:lineRule="atLeast"/>
              <w:jc w:val="center"/>
            </w:pPr>
            <w:r>
              <w:rPr>
                <w:sz w:val="15"/>
                <w:szCs w:val="15"/>
              </w:rPr>
              <w:t xml:space="preserve">NEAR_RET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1003FD11" w14:textId="77777777" w:rsidR="00AC2565" w:rsidRDefault="00FE2FAB">
            <w:pPr>
              <w:pStyle w:val="A6"/>
              <w:spacing w:line="20" w:lineRule="atLeast"/>
              <w:jc w:val="center"/>
            </w:pPr>
            <w:r>
              <w:rPr>
                <w:sz w:val="15"/>
                <w:szCs w:val="15"/>
              </w:rPr>
              <w:t xml:space="preserve">5 </w:t>
            </w:r>
          </w:p>
        </w:tc>
        <w:tc>
          <w:tcPr>
            <w:tcW w:w="236" w:type="dxa"/>
            <w:tcBorders>
              <w:top w:val="nil"/>
              <w:left w:val="nil"/>
              <w:bottom w:val="nil"/>
              <w:right w:val="nil"/>
            </w:tcBorders>
            <w:shd w:val="clear" w:color="auto" w:fill="auto"/>
            <w:tcMar>
              <w:top w:w="80" w:type="dxa"/>
              <w:left w:w="80" w:type="dxa"/>
              <w:bottom w:w="80" w:type="dxa"/>
              <w:right w:w="80" w:type="dxa"/>
            </w:tcMar>
          </w:tcPr>
          <w:p w14:paraId="04102249"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7A000B54" w14:textId="77777777" w:rsidR="00AC2565" w:rsidRDefault="00FE2FAB">
            <w:pPr>
              <w:pStyle w:val="A6"/>
              <w:spacing w:line="20" w:lineRule="atLeast"/>
              <w:jc w:val="center"/>
            </w:pPr>
            <w:r>
              <w:rPr>
                <w:sz w:val="15"/>
                <w:szCs w:val="15"/>
              </w:rPr>
              <w:t>When set, do not capture near returns</w:t>
            </w:r>
          </w:p>
        </w:tc>
      </w:tr>
      <w:tr w:rsidR="00AC2565" w14:paraId="5566F1EB"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478EDDA0" w14:textId="77777777" w:rsidR="00AC2565" w:rsidRDefault="00FE2FAB">
            <w:pPr>
              <w:pStyle w:val="A6"/>
              <w:spacing w:line="20" w:lineRule="atLeast"/>
              <w:jc w:val="center"/>
            </w:pPr>
            <w:r>
              <w:rPr>
                <w:sz w:val="15"/>
                <w:szCs w:val="15"/>
              </w:rPr>
              <w:lastRenderedPageBreak/>
              <w:t xml:space="preserve">NEAR_IND_JMP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4ED92DBF" w14:textId="77777777" w:rsidR="00AC2565" w:rsidRDefault="00FE2FAB">
            <w:pPr>
              <w:pStyle w:val="A6"/>
              <w:spacing w:line="20" w:lineRule="atLeast"/>
              <w:jc w:val="center"/>
            </w:pPr>
            <w:r>
              <w:rPr>
                <w:sz w:val="15"/>
                <w:szCs w:val="15"/>
              </w:rPr>
              <w:t xml:space="preserve">6 </w:t>
            </w:r>
          </w:p>
        </w:tc>
        <w:tc>
          <w:tcPr>
            <w:tcW w:w="236" w:type="dxa"/>
            <w:tcBorders>
              <w:top w:val="nil"/>
              <w:left w:val="nil"/>
              <w:bottom w:val="nil"/>
              <w:right w:val="nil"/>
            </w:tcBorders>
            <w:shd w:val="clear" w:color="auto" w:fill="auto"/>
            <w:tcMar>
              <w:top w:w="80" w:type="dxa"/>
              <w:left w:w="80" w:type="dxa"/>
              <w:bottom w:w="80" w:type="dxa"/>
              <w:right w:w="80" w:type="dxa"/>
            </w:tcMar>
          </w:tcPr>
          <w:p w14:paraId="7CBCE46E"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75944D50" w14:textId="77777777" w:rsidR="00AC2565" w:rsidRDefault="00FE2FAB">
            <w:pPr>
              <w:pStyle w:val="A6"/>
              <w:spacing w:line="20" w:lineRule="atLeast"/>
              <w:jc w:val="center"/>
            </w:pPr>
            <w:r>
              <w:rPr>
                <w:sz w:val="15"/>
                <w:szCs w:val="15"/>
              </w:rPr>
              <w:t>When set, do not capture near indirect jumps</w:t>
            </w:r>
          </w:p>
        </w:tc>
      </w:tr>
      <w:tr w:rsidR="00AC2565" w14:paraId="503870A0"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695BA7F3" w14:textId="77777777" w:rsidR="00AC2565" w:rsidRDefault="00FE2FAB">
            <w:pPr>
              <w:pStyle w:val="A6"/>
              <w:spacing w:line="20" w:lineRule="atLeast"/>
              <w:jc w:val="center"/>
            </w:pPr>
            <w:r>
              <w:rPr>
                <w:sz w:val="15"/>
                <w:szCs w:val="15"/>
              </w:rPr>
              <w:t xml:space="preserve">NEAR_REL_JMP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7C46FE79" w14:textId="77777777" w:rsidR="00AC2565" w:rsidRDefault="00FE2FAB">
            <w:pPr>
              <w:pStyle w:val="A6"/>
              <w:spacing w:line="20" w:lineRule="atLeast"/>
              <w:jc w:val="center"/>
            </w:pPr>
            <w:r>
              <w:rPr>
                <w:sz w:val="15"/>
                <w:szCs w:val="15"/>
              </w:rPr>
              <w:t xml:space="preserve">7 </w:t>
            </w:r>
          </w:p>
        </w:tc>
        <w:tc>
          <w:tcPr>
            <w:tcW w:w="236" w:type="dxa"/>
            <w:tcBorders>
              <w:top w:val="nil"/>
              <w:left w:val="nil"/>
              <w:bottom w:val="nil"/>
              <w:right w:val="nil"/>
            </w:tcBorders>
            <w:shd w:val="clear" w:color="auto" w:fill="auto"/>
            <w:tcMar>
              <w:top w:w="80" w:type="dxa"/>
              <w:left w:w="80" w:type="dxa"/>
              <w:bottom w:w="80" w:type="dxa"/>
              <w:right w:w="80" w:type="dxa"/>
            </w:tcMar>
          </w:tcPr>
          <w:p w14:paraId="4A9D690F"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13D43D18" w14:textId="77777777" w:rsidR="00AC2565" w:rsidRDefault="00FE2FAB">
            <w:pPr>
              <w:pStyle w:val="A6"/>
              <w:spacing w:line="20" w:lineRule="atLeast"/>
              <w:jc w:val="center"/>
            </w:pPr>
            <w:r>
              <w:rPr>
                <w:sz w:val="15"/>
                <w:szCs w:val="15"/>
              </w:rPr>
              <w:t>When set, do not capture near relative jumps</w:t>
            </w:r>
          </w:p>
        </w:tc>
      </w:tr>
      <w:tr w:rsidR="00AC2565" w14:paraId="314F3B01"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204578BA" w14:textId="77777777" w:rsidR="00AC2565" w:rsidRDefault="00FE2FAB">
            <w:pPr>
              <w:pStyle w:val="A6"/>
              <w:spacing w:line="20" w:lineRule="atLeast"/>
              <w:jc w:val="center"/>
            </w:pPr>
            <w:r>
              <w:rPr>
                <w:sz w:val="15"/>
                <w:szCs w:val="15"/>
              </w:rPr>
              <w:t xml:space="preserve">FAR_BRANCH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24353FCE" w14:textId="77777777" w:rsidR="00AC2565" w:rsidRDefault="00FE2FAB">
            <w:pPr>
              <w:pStyle w:val="A6"/>
              <w:spacing w:line="20" w:lineRule="atLeast"/>
              <w:jc w:val="center"/>
            </w:pPr>
            <w:r>
              <w:rPr>
                <w:sz w:val="15"/>
                <w:szCs w:val="15"/>
              </w:rPr>
              <w:t xml:space="preserve">8 </w:t>
            </w:r>
          </w:p>
        </w:tc>
        <w:tc>
          <w:tcPr>
            <w:tcW w:w="236" w:type="dxa"/>
            <w:tcBorders>
              <w:top w:val="nil"/>
              <w:left w:val="nil"/>
              <w:bottom w:val="nil"/>
              <w:right w:val="nil"/>
            </w:tcBorders>
            <w:shd w:val="clear" w:color="auto" w:fill="auto"/>
            <w:tcMar>
              <w:top w:w="80" w:type="dxa"/>
              <w:left w:w="80" w:type="dxa"/>
              <w:bottom w:w="80" w:type="dxa"/>
              <w:right w:w="80" w:type="dxa"/>
            </w:tcMar>
          </w:tcPr>
          <w:p w14:paraId="29DD793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307FC903" w14:textId="77777777" w:rsidR="00AC2565" w:rsidRDefault="00FE2FAB">
            <w:pPr>
              <w:pStyle w:val="A6"/>
              <w:spacing w:line="20" w:lineRule="atLeast"/>
              <w:jc w:val="center"/>
            </w:pPr>
            <w:r>
              <w:rPr>
                <w:sz w:val="15"/>
                <w:szCs w:val="15"/>
              </w:rPr>
              <w:t>When set, do not capture far branches</w:t>
            </w:r>
          </w:p>
        </w:tc>
      </w:tr>
      <w:tr w:rsidR="00AC2565" w14:paraId="577D9CF9" w14:textId="77777777">
        <w:trPr>
          <w:trHeight w:val="184"/>
          <w:jc w:val="center"/>
        </w:trPr>
        <w:tc>
          <w:tcPr>
            <w:tcW w:w="1483"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479750B5" w14:textId="77777777" w:rsidR="00AC2565" w:rsidRDefault="00FE2FAB">
            <w:pPr>
              <w:pStyle w:val="A6"/>
              <w:spacing w:line="20" w:lineRule="atLeast"/>
              <w:jc w:val="center"/>
            </w:pPr>
            <w:r>
              <w:rPr>
                <w:sz w:val="15"/>
                <w:szCs w:val="15"/>
              </w:rPr>
              <w:t xml:space="preserve">Reserved </w:t>
            </w:r>
          </w:p>
        </w:tc>
        <w:tc>
          <w:tcPr>
            <w:tcW w:w="821"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13000433" w14:textId="77777777" w:rsidR="00AC2565" w:rsidRDefault="00FE2FAB">
            <w:pPr>
              <w:pStyle w:val="A6"/>
              <w:spacing w:line="20" w:lineRule="atLeast"/>
              <w:jc w:val="center"/>
            </w:pPr>
            <w:r>
              <w:rPr>
                <w:sz w:val="15"/>
                <w:szCs w:val="15"/>
              </w:rPr>
              <w:t xml:space="preserve">63:9 </w:t>
            </w:r>
          </w:p>
        </w:tc>
        <w:tc>
          <w:tcPr>
            <w:tcW w:w="236" w:type="dxa"/>
            <w:tcBorders>
              <w:top w:val="nil"/>
              <w:left w:val="nil"/>
              <w:bottom w:val="single" w:sz="8" w:space="0" w:color="000000"/>
              <w:right w:val="nil"/>
            </w:tcBorders>
            <w:shd w:val="clear" w:color="auto" w:fill="auto"/>
            <w:tcMar>
              <w:top w:w="80" w:type="dxa"/>
              <w:left w:w="80" w:type="dxa"/>
              <w:bottom w:w="80" w:type="dxa"/>
              <w:right w:w="80" w:type="dxa"/>
            </w:tcMar>
          </w:tcPr>
          <w:p w14:paraId="02ADE735" w14:textId="77777777" w:rsidR="00AC2565" w:rsidRDefault="00AC2565"/>
        </w:tc>
        <w:tc>
          <w:tcPr>
            <w:tcW w:w="3687"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648B8517" w14:textId="77777777" w:rsidR="00AC2565" w:rsidRDefault="00AC2565"/>
        </w:tc>
      </w:tr>
    </w:tbl>
    <w:p w14:paraId="08FBD03B" w14:textId="77777777" w:rsidR="00AC2565" w:rsidRDefault="00AC2565">
      <w:pPr>
        <w:pStyle w:val="a0"/>
        <w:spacing w:after="57"/>
        <w:ind w:firstLine="0"/>
        <w:jc w:val="center"/>
        <w:rPr>
          <w:rFonts w:ascii="宋体" w:eastAsia="宋体" w:hAnsi="宋体" w:cs="宋体"/>
          <w:lang w:val="zh-TW" w:eastAsia="zh-TW"/>
        </w:rPr>
      </w:pPr>
    </w:p>
    <w:p w14:paraId="3F701DC2" w14:textId="77777777" w:rsidR="00AC2565" w:rsidRDefault="00FE2FAB">
      <w:pPr>
        <w:pStyle w:val="a0"/>
        <w:numPr>
          <w:ilvl w:val="0"/>
          <w:numId w:val="24"/>
        </w:numPr>
        <w:tabs>
          <w:tab w:val="num" w:pos="792"/>
        </w:tabs>
        <w:ind w:left="792" w:hanging="420"/>
        <w:rPr>
          <w:rFonts w:ascii="宋体" w:eastAsia="宋体" w:hAnsi="宋体" w:cs="宋体"/>
          <w:lang w:val="zh-TW" w:eastAsia="zh-TW"/>
        </w:rPr>
      </w:pPr>
      <w:r>
        <w:rPr>
          <w:rFonts w:eastAsia="宋体" w:hint="eastAsia"/>
          <w:lang w:eastAsia="zh-TW"/>
        </w:rPr>
        <w:t>启用</w:t>
      </w:r>
      <w:r>
        <w:t>Intel</w:t>
      </w:r>
      <w:r>
        <w:rPr>
          <w:rFonts w:eastAsia="宋体" w:hint="eastAsia"/>
          <w:lang w:eastAsia="zh-TW"/>
        </w:rPr>
        <w:t>支持的</w:t>
      </w:r>
      <w:r>
        <w:t>”freeze_on_pmi”</w:t>
      </w:r>
      <w:r>
        <w:rPr>
          <w:rFonts w:eastAsia="宋体" w:hint="eastAsia"/>
          <w:lang w:eastAsia="zh-TW"/>
        </w:rPr>
        <w:t>特性，让触发</w:t>
      </w:r>
      <w:r>
        <w:t>PMI</w:t>
      </w:r>
      <w:r>
        <w:rPr>
          <w:rFonts w:eastAsia="宋体" w:hint="eastAsia"/>
          <w:lang w:eastAsia="zh-TW"/>
        </w:rPr>
        <w:t>事件过后的分支事件不再写入</w:t>
      </w:r>
      <w:r>
        <w:t>LBR</w:t>
      </w:r>
      <w:r>
        <w:rPr>
          <w:rFonts w:eastAsia="宋体" w:hint="eastAsia"/>
          <w:lang w:eastAsia="zh-TW"/>
        </w:rPr>
        <w:t>记录当中。</w:t>
      </w:r>
    </w:p>
    <w:p w14:paraId="4B326967" w14:textId="77777777" w:rsidR="00AC2565" w:rsidRDefault="00FE2FAB">
      <w:pPr>
        <w:pStyle w:val="a0"/>
        <w:ind w:left="372" w:firstLine="0"/>
        <w:rPr>
          <w:rFonts w:ascii="宋体" w:eastAsia="宋体" w:hAnsi="宋体" w:cs="宋体"/>
          <w:lang w:val="zh-TW" w:eastAsia="zh-TW"/>
        </w:rPr>
      </w:pPr>
      <w:r>
        <w:rPr>
          <w:rFonts w:eastAsia="宋体" w:hint="eastAsia"/>
          <w:lang w:val="zh-TW" w:eastAsia="zh-TW"/>
        </w:rPr>
        <w:t>借助</w:t>
      </w:r>
      <w:r>
        <w:t>LBR</w:t>
      </w:r>
      <w:r>
        <w:rPr>
          <w:rFonts w:eastAsia="宋体" w:hint="eastAsia"/>
          <w:lang w:val="zh-TW" w:eastAsia="zh-TW"/>
        </w:rPr>
        <w:t>中的分支地址及目标地址信息，我们可以在</w:t>
      </w:r>
      <w:r>
        <w:t>PMI</w:t>
      </w:r>
      <w:r>
        <w:rPr>
          <w:rFonts w:eastAsia="宋体" w:hint="eastAsia"/>
          <w:lang w:val="zh-TW" w:eastAsia="zh-TW"/>
        </w:rPr>
        <w:t>事件处理函数中进行两个方向的动态反汇编进而进行疑似</w:t>
      </w:r>
      <w:r>
        <w:t>gadget</w:t>
      </w:r>
      <w:r>
        <w:rPr>
          <w:rFonts w:eastAsia="宋体" w:hint="eastAsia"/>
          <w:lang w:val="zh-TW" w:eastAsia="zh-TW"/>
        </w:rPr>
        <w:t>和</w:t>
      </w:r>
      <w:r>
        <w:t>critical gadget</w:t>
      </w:r>
      <w:r>
        <w:rPr>
          <w:rFonts w:eastAsia="宋体" w:hint="eastAsia"/>
          <w:lang w:val="zh-TW" w:eastAsia="zh-TW"/>
        </w:rPr>
        <w:t>的判定：</w:t>
      </w:r>
    </w:p>
    <w:p w14:paraId="68026AA9"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以当前分支地址为起点，可以判定当前分支信息，如果为</w:t>
      </w:r>
      <w:r>
        <w:t>ret</w:t>
      </w:r>
      <w:r>
        <w:rPr>
          <w:rFonts w:eastAsia="宋体" w:hint="eastAsia"/>
          <w:lang w:eastAsia="zh-TW"/>
        </w:rPr>
        <w:t>指令，那么可以向目标地址低地址方向进行反汇编，判定目标地址上一条指令是否为</w:t>
      </w:r>
      <w:r>
        <w:t>call</w:t>
      </w:r>
      <w:r>
        <w:rPr>
          <w:rFonts w:eastAsia="宋体" w:hint="eastAsia"/>
          <w:lang w:eastAsia="zh-TW"/>
        </w:rPr>
        <w:t>指令，如果不是，那么当前分支片段为疑似</w:t>
      </w:r>
      <w:r>
        <w:t>gadget</w:t>
      </w:r>
      <w:r>
        <w:rPr>
          <w:rFonts w:eastAsia="宋体" w:hint="eastAsia"/>
          <w:lang w:eastAsia="zh-TW"/>
        </w:rPr>
        <w:t>；</w:t>
      </w:r>
    </w:p>
    <w:p w14:paraId="3FC2B1DB"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以上一触发事件分支的目标地址为起点，向高地址方向进行反汇编，如果在不包含无条件跳转（包含中断）的情况经过较短（未超过</w:t>
      </w:r>
      <w:r>
        <w:t>gadget</w:t>
      </w:r>
      <w:r>
        <w:rPr>
          <w:rFonts w:eastAsia="宋体" w:hint="eastAsia"/>
          <w:lang w:eastAsia="zh-TW"/>
        </w:rPr>
        <w:t>指令序列长度阈值）的指令片段到达当前记录分支地址，那么当前分支片段为疑似</w:t>
      </w:r>
      <w:r>
        <w:t>gadget</w:t>
      </w:r>
      <w:r>
        <w:rPr>
          <w:rFonts w:eastAsia="宋体" w:hint="eastAsia"/>
          <w:lang w:eastAsia="zh-TW"/>
        </w:rPr>
        <w:t>；</w:t>
      </w:r>
    </w:p>
    <w:p w14:paraId="2B2DFDF2"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如果当前指令为系统调用指令，如果其参数和上一个疑似</w:t>
      </w:r>
      <w:r>
        <w:t>gadget</w:t>
      </w:r>
      <w:r>
        <w:rPr>
          <w:rFonts w:eastAsia="宋体" w:hint="eastAsia"/>
          <w:lang w:eastAsia="zh-TW"/>
        </w:rPr>
        <w:t>的参数是相同的，则认为当前片段为</w:t>
      </w:r>
      <w:r>
        <w:t>critical gadget</w:t>
      </w:r>
      <w:r>
        <w:rPr>
          <w:rFonts w:eastAsia="宋体" w:hint="eastAsia"/>
          <w:lang w:eastAsia="zh-TW"/>
        </w:rPr>
        <w:t>。</w:t>
      </w:r>
    </w:p>
    <w:p w14:paraId="1E73E929" w14:textId="77777777" w:rsidR="00AC2565" w:rsidRDefault="00FE2FAB">
      <w:pPr>
        <w:pStyle w:val="a0"/>
        <w:ind w:left="417" w:firstLine="0"/>
        <w:rPr>
          <w:rFonts w:ascii="宋体" w:eastAsia="宋体" w:hAnsi="宋体" w:cs="宋体"/>
          <w:lang w:val="zh-TW" w:eastAsia="zh-TW"/>
        </w:rPr>
      </w:pPr>
      <w:r>
        <w:rPr>
          <w:rFonts w:eastAsia="宋体" w:hint="eastAsia"/>
          <w:lang w:val="zh-TW" w:eastAsia="zh-TW"/>
        </w:rPr>
        <w:t>为了支持长无效片段的检测，我们需要进行如下支持：</w:t>
      </w:r>
    </w:p>
    <w:p w14:paraId="5FC47EDE" w14:textId="77777777" w:rsidR="00AC2565" w:rsidRDefault="00FE2FAB">
      <w:pPr>
        <w:pStyle w:val="a0"/>
        <w:numPr>
          <w:ilvl w:val="0"/>
          <w:numId w:val="30"/>
        </w:numPr>
        <w:tabs>
          <w:tab w:val="num" w:pos="725"/>
        </w:tabs>
        <w:ind w:left="725" w:hanging="360"/>
        <w:rPr>
          <w:rFonts w:ascii="宋体" w:eastAsia="宋体" w:hAnsi="宋体" w:cs="宋体"/>
          <w:lang w:val="zh-TW" w:eastAsia="zh-TW"/>
        </w:rPr>
      </w:pPr>
      <w:r>
        <w:rPr>
          <w:rFonts w:eastAsia="宋体" w:hint="eastAsia"/>
          <w:lang w:eastAsia="zh-TW"/>
        </w:rPr>
        <w:t>记录上一个疑似</w:t>
      </w:r>
      <w:r>
        <w:t>gadget</w:t>
      </w:r>
      <w:r>
        <w:rPr>
          <w:rFonts w:eastAsia="宋体" w:hint="eastAsia"/>
          <w:lang w:eastAsia="zh-TW"/>
        </w:rPr>
        <w:t>末尾系统的状态；</w:t>
      </w:r>
    </w:p>
    <w:p w14:paraId="1043F49A" w14:textId="77777777" w:rsidR="00AC2565" w:rsidRDefault="00FE2FAB">
      <w:pPr>
        <w:pStyle w:val="a0"/>
        <w:numPr>
          <w:ilvl w:val="0"/>
          <w:numId w:val="30"/>
        </w:numPr>
        <w:tabs>
          <w:tab w:val="num" w:pos="725"/>
        </w:tabs>
        <w:ind w:left="725" w:hanging="360"/>
        <w:rPr>
          <w:rFonts w:ascii="宋体" w:eastAsia="宋体" w:hAnsi="宋体" w:cs="宋体"/>
          <w:lang w:val="zh-TW" w:eastAsia="zh-TW"/>
        </w:rPr>
      </w:pPr>
      <w:r>
        <w:rPr>
          <w:rFonts w:eastAsia="宋体" w:hint="eastAsia"/>
          <w:lang w:eastAsia="zh-TW"/>
        </w:rPr>
        <w:t>每次触发检查时，与当前分支的状态进行比较，如果未超过阈值，那么将其标为长无效片段；</w:t>
      </w:r>
    </w:p>
    <w:p w14:paraId="1A0B6548"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为了进行疑似</w:t>
      </w:r>
      <w:r>
        <w:t>critical gadget</w:t>
      </w:r>
      <w:r>
        <w:rPr>
          <w:rFonts w:eastAsia="宋体" w:hint="eastAsia"/>
          <w:lang w:val="zh-TW" w:eastAsia="zh-TW"/>
        </w:rPr>
        <w:t>判定，我们针对部分敏感系统调用进行了修改，在这些系统调用处理函数开始处插入对应的</w:t>
      </w:r>
      <w:r>
        <w:t>gadget</w:t>
      </w:r>
      <w:r>
        <w:rPr>
          <w:rFonts w:eastAsia="宋体" w:hint="eastAsia"/>
          <w:lang w:val="zh-TW" w:eastAsia="zh-TW"/>
        </w:rPr>
        <w:t>检查机制，通过</w:t>
      </w:r>
      <w:r>
        <w:t>LBR</w:t>
      </w:r>
      <w:r>
        <w:rPr>
          <w:rFonts w:eastAsia="宋体" w:hint="eastAsia"/>
          <w:lang w:val="zh-TW" w:eastAsia="zh-TW"/>
        </w:rPr>
        <w:t>记录的中断指令信息，采用类似的反汇编技术判定当前系统调用片段是否为疑似</w:t>
      </w:r>
      <w:r>
        <w:t>critical gadget</w:t>
      </w:r>
      <w:r>
        <w:rPr>
          <w:rFonts w:eastAsia="宋体" w:hint="eastAsia"/>
          <w:lang w:val="zh-TW" w:eastAsia="zh-TW"/>
        </w:rPr>
        <w:t>。</w:t>
      </w:r>
    </w:p>
    <w:p w14:paraId="42392A83"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结合这些</w:t>
      </w:r>
      <w:r>
        <w:t>gadget</w:t>
      </w:r>
      <w:r>
        <w:rPr>
          <w:rFonts w:eastAsia="宋体" w:hint="eastAsia"/>
          <w:lang w:val="zh-TW" w:eastAsia="zh-TW"/>
        </w:rPr>
        <w:t>判定以及相应的</w:t>
      </w:r>
      <w:r>
        <w:t>ROP</w:t>
      </w:r>
      <w:r>
        <w:rPr>
          <w:rFonts w:eastAsia="宋体" w:hint="eastAsia"/>
          <w:lang w:val="zh-TW" w:eastAsia="zh-TW"/>
        </w:rPr>
        <w:t>攻击判定策略，我们的原型系统会在发生疑似</w:t>
      </w:r>
      <w:r>
        <w:t>ROP</w:t>
      </w:r>
      <w:r>
        <w:rPr>
          <w:rFonts w:eastAsia="宋体" w:hint="eastAsia"/>
          <w:lang w:val="zh-TW" w:eastAsia="zh-TW"/>
        </w:rPr>
        <w:t>攻击时及时终止受攻击的用户程序。</w:t>
      </w:r>
    </w:p>
    <w:p w14:paraId="2620B5A3"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eastAsia="黑体"/>
          <w:lang w:eastAsia="zh-TW"/>
        </w:rPr>
        <w:t>阈值选择</w:t>
      </w:r>
    </w:p>
    <w:p w14:paraId="4FE50415" w14:textId="77777777" w:rsidR="00AC2565" w:rsidRDefault="00FE2FAB">
      <w:pPr>
        <w:pStyle w:val="a0"/>
        <w:ind w:firstLine="0"/>
        <w:rPr>
          <w:rFonts w:ascii="宋体" w:eastAsia="宋体" w:hAnsi="宋体" w:cs="宋体"/>
          <w:lang w:val="zh-TW" w:eastAsia="zh-TW"/>
        </w:rPr>
      </w:pPr>
      <w:r>
        <w:tab/>
        <w:t>PerfCFI</w:t>
      </w:r>
      <w:r>
        <w:rPr>
          <w:rFonts w:eastAsia="宋体" w:hint="eastAsia"/>
          <w:lang w:val="zh-TW" w:eastAsia="zh-TW"/>
        </w:rPr>
        <w:t>在检测过程中需要设置两个阈值：</w:t>
      </w:r>
      <w:r>
        <w:t>gadget</w:t>
      </w:r>
      <w:r>
        <w:rPr>
          <w:rFonts w:eastAsia="宋体" w:hint="eastAsia"/>
          <w:lang w:val="zh-TW" w:eastAsia="zh-TW"/>
        </w:rPr>
        <w:t>指令片段最长长度</w:t>
      </w:r>
      <w:r>
        <w:t>(maxGadgetLength)</w:t>
      </w:r>
      <w:r>
        <w:rPr>
          <w:rFonts w:eastAsia="宋体" w:hint="eastAsia"/>
          <w:lang w:val="zh-TW" w:eastAsia="zh-TW"/>
        </w:rPr>
        <w:t>以及</w:t>
      </w:r>
      <w:r>
        <w:t>gadget</w:t>
      </w:r>
      <w:r>
        <w:rPr>
          <w:rFonts w:eastAsia="宋体" w:hint="eastAsia"/>
          <w:lang w:val="zh-TW" w:eastAsia="zh-TW"/>
        </w:rPr>
        <w:t>链最长长度</w:t>
      </w:r>
      <w:r>
        <w:t>(maxChainLength)</w:t>
      </w:r>
      <w:r>
        <w:rPr>
          <w:rFonts w:eastAsia="宋体" w:hint="eastAsia"/>
          <w:lang w:val="zh-TW" w:eastAsia="zh-TW"/>
        </w:rPr>
        <w:t>。</w:t>
      </w:r>
    </w:p>
    <w:p w14:paraId="1FDA799D" w14:textId="77777777" w:rsidR="00AC2565" w:rsidRDefault="00FE2FAB">
      <w:pPr>
        <w:pStyle w:val="a0"/>
        <w:ind w:firstLine="0"/>
        <w:rPr>
          <w:rFonts w:ascii="宋体" w:eastAsia="宋体" w:hAnsi="宋体" w:cs="宋体"/>
          <w:lang w:val="zh-TW" w:eastAsia="zh-TW"/>
        </w:rPr>
      </w:pPr>
      <w:r>
        <w:tab/>
        <w:t>maxGadgetLength</w:t>
      </w:r>
      <w:r>
        <w:rPr>
          <w:rFonts w:eastAsia="宋体" w:hint="eastAsia"/>
          <w:lang w:val="zh-TW" w:eastAsia="zh-TW"/>
        </w:rPr>
        <w:t>阈值的选择需要满足以下条件：</w:t>
      </w:r>
    </w:p>
    <w:p w14:paraId="1B7849AA" w14:textId="77777777" w:rsidR="00AC2565" w:rsidRDefault="00FE2FAB">
      <w:pPr>
        <w:pStyle w:val="a0"/>
        <w:numPr>
          <w:ilvl w:val="0"/>
          <w:numId w:val="33"/>
        </w:numPr>
        <w:tabs>
          <w:tab w:val="num" w:pos="720"/>
        </w:tabs>
        <w:ind w:left="720" w:hanging="360"/>
      </w:pPr>
      <w:r>
        <w:rPr>
          <w:rFonts w:eastAsia="宋体" w:hint="eastAsia"/>
          <w:lang w:val="zh-TW" w:eastAsia="zh-TW"/>
        </w:rPr>
        <w:t>该阈值需要大于绝大部分理想的（状态可控、副作用较小的）</w:t>
      </w:r>
      <w:r>
        <w:t>gadget</w:t>
      </w:r>
      <w:r>
        <w:rPr>
          <w:rFonts w:eastAsia="宋体" w:hint="eastAsia"/>
          <w:lang w:val="zh-TW" w:eastAsia="zh-TW"/>
        </w:rPr>
        <w:t>长度</w:t>
      </w:r>
      <w:r>
        <w:t>;</w:t>
      </w:r>
    </w:p>
    <w:p w14:paraId="70AEB920" w14:textId="77777777" w:rsidR="00AC2565" w:rsidRDefault="00FE2FAB">
      <w:pPr>
        <w:pStyle w:val="a0"/>
        <w:numPr>
          <w:ilvl w:val="0"/>
          <w:numId w:val="33"/>
        </w:numPr>
        <w:tabs>
          <w:tab w:val="num" w:pos="720"/>
        </w:tabs>
        <w:ind w:left="720" w:hanging="360"/>
        <w:rPr>
          <w:rFonts w:ascii="宋体" w:eastAsia="宋体" w:hAnsi="宋体" w:cs="宋体"/>
          <w:lang w:val="zh-TW" w:eastAsia="zh-TW"/>
        </w:rPr>
      </w:pPr>
      <w:r>
        <w:rPr>
          <w:rFonts w:eastAsia="宋体" w:hint="eastAsia"/>
          <w:lang w:eastAsia="zh-TW"/>
        </w:rPr>
        <w:t>该阈值需要尽量小，以减少误报（避免将正常指令片段识别成</w:t>
      </w:r>
      <w:r>
        <w:t>gadget</w:t>
      </w:r>
      <w:r>
        <w:rPr>
          <w:rFonts w:eastAsia="宋体" w:hint="eastAsia"/>
          <w:lang w:eastAsia="zh-TW"/>
        </w:rPr>
        <w:t>）。</w:t>
      </w:r>
    </w:p>
    <w:p w14:paraId="7A00ED91" w14:textId="77777777" w:rsidR="00AC2565" w:rsidRDefault="00FE2FAB">
      <w:pPr>
        <w:pStyle w:val="a0"/>
        <w:ind w:firstLine="357"/>
        <w:rPr>
          <w:shd w:val="clear" w:color="auto" w:fill="FFFF00"/>
        </w:rPr>
      </w:pPr>
      <w:r>
        <w:rPr>
          <w:noProof/>
        </w:rPr>
        <mc:AlternateContent>
          <mc:Choice Requires="wps">
            <w:drawing>
              <wp:anchor distT="0" distB="0" distL="0" distR="0" simplePos="0" relativeHeight="251666432" behindDoc="0" locked="0" layoutInCell="1" allowOverlap="1" wp14:anchorId="3503092B" wp14:editId="50838DEA">
                <wp:simplePos x="0" y="0"/>
                <wp:positionH relativeFrom="column">
                  <wp:posOffset>1314450</wp:posOffset>
                </wp:positionH>
                <wp:positionV relativeFrom="line">
                  <wp:posOffset>551814</wp:posOffset>
                </wp:positionV>
                <wp:extent cx="3807460" cy="1775461"/>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3807460" cy="1775461"/>
                        </a:xfrm>
                        <a:prstGeom prst="rect">
                          <a:avLst/>
                        </a:prstGeom>
                        <a:noFill/>
                        <a:ln w="12700" cap="flat">
                          <a:noFill/>
                          <a:miter lim="400000"/>
                        </a:ln>
                        <a:effectLst/>
                      </wps:spPr>
                      <wps:txbx>
                        <w:txbxContent>
                          <w:p w14:paraId="3CB20FC3" w14:textId="77777777" w:rsidR="00EF6C52" w:rsidRDefault="00EF6C52">
                            <w:pPr>
                              <w:pStyle w:val="A6"/>
                              <w:rPr>
                                <w:kern w:val="1"/>
                              </w:rPr>
                            </w:pPr>
                            <w:r>
                              <w:rPr>
                                <w:rFonts w:eastAsia="Arial Unicode MS" w:hAnsi="Arial Unicode MS" w:cs="Arial Unicode MS"/>
                                <w:kern w:val="1"/>
                              </w:rPr>
                              <w:t xml:space="preserve">  409f17:</w:t>
                            </w:r>
                            <w:r>
                              <w:rPr>
                                <w:rFonts w:eastAsia="Arial Unicode MS" w:hAnsi="Arial Unicode MS" w:cs="Arial Unicode MS"/>
                                <w:kern w:val="1"/>
                              </w:rPr>
                              <w:tab/>
                              <w:t xml:space="preserve">66 0f 1f 84 00 00 00 </w:t>
                            </w:r>
                            <w:r>
                              <w:rPr>
                                <w:rFonts w:eastAsia="Arial Unicode MS" w:hAnsi="Arial Unicode MS" w:cs="Arial Unicode MS"/>
                                <w:kern w:val="1"/>
                              </w:rPr>
                              <w:tab/>
                              <w:t>nopw   0x0(%rax,%rax,1)</w:t>
                            </w:r>
                          </w:p>
                          <w:p w14:paraId="16138216" w14:textId="77777777" w:rsidR="00EF6C52" w:rsidRDefault="00EF6C52">
                            <w:pPr>
                              <w:pStyle w:val="A6"/>
                              <w:rPr>
                                <w:kern w:val="1"/>
                              </w:rPr>
                            </w:pPr>
                            <w:r>
                              <w:rPr>
                                <w:rFonts w:eastAsia="Arial Unicode MS" w:hAnsi="Arial Unicode MS" w:cs="Arial Unicode MS"/>
                                <w:kern w:val="1"/>
                              </w:rPr>
                              <w:t xml:space="preserve">  409f1e:</w:t>
                            </w:r>
                            <w:r>
                              <w:rPr>
                                <w:rFonts w:eastAsia="Arial Unicode MS" w:hAnsi="Arial Unicode MS" w:cs="Arial Unicode MS"/>
                                <w:kern w:val="1"/>
                              </w:rPr>
                              <w:tab/>
                              <w:t xml:space="preserve">00 00 </w:t>
                            </w:r>
                          </w:p>
                          <w:p w14:paraId="05723C18" w14:textId="77777777" w:rsidR="00EF6C52" w:rsidRDefault="00EF6C52">
                            <w:pPr>
                              <w:pStyle w:val="A6"/>
                              <w:rPr>
                                <w:kern w:val="1"/>
                              </w:rPr>
                            </w:pPr>
                            <w:r>
                              <w:rPr>
                                <w:rFonts w:eastAsia="Arial Unicode MS" w:hAnsi="Arial Unicode MS" w:cs="Arial Unicode MS"/>
                                <w:kern w:val="1"/>
                              </w:rPr>
                              <w:t xml:space="preserve">  409f20:</w:t>
                            </w:r>
                            <w:r>
                              <w:rPr>
                                <w:rFonts w:eastAsia="Arial Unicode MS" w:hAnsi="Arial Unicode MS" w:cs="Arial Unicode MS"/>
                                <w:kern w:val="1"/>
                              </w:rPr>
                              <w:tab/>
                              <w:t xml:space="preserve">48 83 c4 28          </w:t>
                            </w:r>
                            <w:r>
                              <w:rPr>
                                <w:rFonts w:eastAsia="Arial Unicode MS" w:hAnsi="Arial Unicode MS" w:cs="Arial Unicode MS"/>
                                <w:kern w:val="1"/>
                              </w:rPr>
                              <w:tab/>
                              <w:t>add    $0x28,%rsp</w:t>
                            </w:r>
                          </w:p>
                          <w:p w14:paraId="0A781DBE" w14:textId="77777777" w:rsidR="00EF6C52" w:rsidRDefault="00EF6C52">
                            <w:pPr>
                              <w:pStyle w:val="A6"/>
                              <w:jc w:val="center"/>
                              <w:rPr>
                                <w:kern w:val="1"/>
                              </w:rPr>
                            </w:pPr>
                            <w:r>
                              <w:rPr>
                                <w:kern w:val="1"/>
                              </w:rPr>
                              <w:t>409f24:</w:t>
                            </w:r>
                            <w:r>
                              <w:rPr>
                                <w:kern w:val="1"/>
                              </w:rPr>
                              <w:tab/>
                              <w:t xml:space="preserve">48 89 d8             </w:t>
                            </w:r>
                            <w:r>
                              <w:rPr>
                                <w:kern w:val="1"/>
                              </w:rPr>
                              <w:tab/>
                              <w:t>mov    %rbx,%rax</w:t>
                            </w:r>
                          </w:p>
                          <w:p w14:paraId="3D19BE44" w14:textId="77777777" w:rsidR="00EF6C52" w:rsidRDefault="00EF6C52">
                            <w:pPr>
                              <w:pStyle w:val="A6"/>
                              <w:rPr>
                                <w:kern w:val="1"/>
                              </w:rPr>
                            </w:pPr>
                            <w:r>
                              <w:rPr>
                                <w:rFonts w:eastAsia="Arial Unicode MS" w:hAnsi="Arial Unicode MS" w:cs="Arial Unicode MS"/>
                                <w:kern w:val="1"/>
                              </w:rPr>
                              <w:t xml:space="preserve">  409f27:</w:t>
                            </w:r>
                            <w:r>
                              <w:rPr>
                                <w:rFonts w:eastAsia="Arial Unicode MS" w:hAnsi="Arial Unicode MS" w:cs="Arial Unicode MS"/>
                                <w:kern w:val="1"/>
                              </w:rPr>
                              <w:tab/>
                              <w:t xml:space="preserve">5b                   </w:t>
                            </w:r>
                            <w:r>
                              <w:rPr>
                                <w:rFonts w:eastAsia="Arial Unicode MS" w:hAnsi="Arial Unicode MS" w:cs="Arial Unicode MS"/>
                                <w:kern w:val="1"/>
                              </w:rPr>
                              <w:tab/>
                              <w:t>pop    %rbx</w:t>
                            </w:r>
                          </w:p>
                          <w:p w14:paraId="1FA5120B" w14:textId="77777777" w:rsidR="00EF6C52" w:rsidRDefault="00EF6C52">
                            <w:pPr>
                              <w:pStyle w:val="A6"/>
                              <w:rPr>
                                <w:kern w:val="1"/>
                              </w:rPr>
                            </w:pPr>
                            <w:r>
                              <w:rPr>
                                <w:rFonts w:eastAsia="Arial Unicode MS" w:hAnsi="Arial Unicode MS" w:cs="Arial Unicode MS"/>
                                <w:kern w:val="1"/>
                              </w:rPr>
                              <w:t xml:space="preserve">  409f28:</w:t>
                            </w:r>
                            <w:r>
                              <w:rPr>
                                <w:rFonts w:eastAsia="Arial Unicode MS" w:hAnsi="Arial Unicode MS" w:cs="Arial Unicode MS"/>
                                <w:kern w:val="1"/>
                              </w:rPr>
                              <w:tab/>
                              <w:t xml:space="preserve">5d                   </w:t>
                            </w:r>
                            <w:r>
                              <w:rPr>
                                <w:rFonts w:eastAsia="Arial Unicode MS" w:hAnsi="Arial Unicode MS" w:cs="Arial Unicode MS"/>
                                <w:kern w:val="1"/>
                              </w:rPr>
                              <w:tab/>
                              <w:t>pop    %rbp</w:t>
                            </w:r>
                          </w:p>
                          <w:p w14:paraId="1AB1F396" w14:textId="77777777" w:rsidR="00EF6C52" w:rsidRDefault="00EF6C52">
                            <w:pPr>
                              <w:pStyle w:val="A6"/>
                              <w:rPr>
                                <w:kern w:val="1"/>
                              </w:rPr>
                            </w:pPr>
                            <w:r>
                              <w:rPr>
                                <w:rFonts w:eastAsia="Arial Unicode MS" w:hAnsi="Arial Unicode MS" w:cs="Arial Unicode MS"/>
                                <w:kern w:val="1"/>
                              </w:rPr>
                              <w:t xml:space="preserve">  409f29:</w:t>
                            </w:r>
                            <w:r>
                              <w:rPr>
                                <w:rFonts w:eastAsia="Arial Unicode MS" w:hAnsi="Arial Unicode MS" w:cs="Arial Unicode MS"/>
                                <w:kern w:val="1"/>
                              </w:rPr>
                              <w:tab/>
                              <w:t xml:space="preserve">41 5c                </w:t>
                            </w:r>
                            <w:r>
                              <w:rPr>
                                <w:rFonts w:eastAsia="Arial Unicode MS" w:hAnsi="Arial Unicode MS" w:cs="Arial Unicode MS"/>
                                <w:kern w:val="1"/>
                              </w:rPr>
                              <w:tab/>
                              <w:t>pop    %r12</w:t>
                            </w:r>
                          </w:p>
                          <w:p w14:paraId="37DA6ED3" w14:textId="77777777" w:rsidR="00EF6C52" w:rsidRDefault="00EF6C52">
                            <w:pPr>
                              <w:pStyle w:val="A6"/>
                              <w:rPr>
                                <w:kern w:val="1"/>
                              </w:rPr>
                            </w:pPr>
                            <w:r>
                              <w:rPr>
                                <w:rFonts w:eastAsia="Arial Unicode MS" w:hAnsi="Arial Unicode MS" w:cs="Arial Unicode MS"/>
                                <w:kern w:val="1"/>
                              </w:rPr>
                              <w:t xml:space="preserve">  409f2b:</w:t>
                            </w:r>
                            <w:r>
                              <w:rPr>
                                <w:rFonts w:eastAsia="Arial Unicode MS" w:hAnsi="Arial Unicode MS" w:cs="Arial Unicode MS"/>
                                <w:kern w:val="1"/>
                              </w:rPr>
                              <w:tab/>
                              <w:t xml:space="preserve">41 5d                </w:t>
                            </w:r>
                            <w:r>
                              <w:rPr>
                                <w:rFonts w:eastAsia="Arial Unicode MS" w:hAnsi="Arial Unicode MS" w:cs="Arial Unicode MS"/>
                                <w:kern w:val="1"/>
                              </w:rPr>
                              <w:tab/>
                              <w:t>pop    %r13</w:t>
                            </w:r>
                          </w:p>
                          <w:p w14:paraId="51DA6A5F" w14:textId="77777777" w:rsidR="00EF6C52" w:rsidRDefault="00EF6C52">
                            <w:pPr>
                              <w:pStyle w:val="A6"/>
                              <w:rPr>
                                <w:kern w:val="1"/>
                              </w:rPr>
                            </w:pPr>
                            <w:r>
                              <w:rPr>
                                <w:rFonts w:eastAsia="Arial Unicode MS" w:hAnsi="Arial Unicode MS" w:cs="Arial Unicode MS"/>
                                <w:kern w:val="1"/>
                              </w:rPr>
                              <w:t xml:space="preserve">  409f2d:</w:t>
                            </w:r>
                            <w:r>
                              <w:rPr>
                                <w:rFonts w:eastAsia="Arial Unicode MS" w:hAnsi="Arial Unicode MS" w:cs="Arial Unicode MS"/>
                                <w:kern w:val="1"/>
                              </w:rPr>
                              <w:tab/>
                              <w:t xml:space="preserve">41 5e                </w:t>
                            </w:r>
                            <w:r>
                              <w:rPr>
                                <w:rFonts w:eastAsia="Arial Unicode MS" w:hAnsi="Arial Unicode MS" w:cs="Arial Unicode MS"/>
                                <w:kern w:val="1"/>
                              </w:rPr>
                              <w:tab/>
                              <w:t>pop    %r14</w:t>
                            </w:r>
                          </w:p>
                          <w:p w14:paraId="432F908F" w14:textId="77777777" w:rsidR="00EF6C52" w:rsidRDefault="00EF6C52">
                            <w:pPr>
                              <w:pStyle w:val="A6"/>
                              <w:rPr>
                                <w:kern w:val="1"/>
                              </w:rPr>
                            </w:pPr>
                            <w:r>
                              <w:rPr>
                                <w:rFonts w:eastAsia="Arial Unicode MS" w:hAnsi="Arial Unicode MS" w:cs="Arial Unicode MS"/>
                                <w:kern w:val="1"/>
                              </w:rPr>
                              <w:t xml:space="preserve">  409f2f:</w:t>
                            </w:r>
                            <w:r>
                              <w:rPr>
                                <w:rFonts w:eastAsia="Arial Unicode MS" w:hAnsi="Arial Unicode MS" w:cs="Arial Unicode MS"/>
                                <w:kern w:val="1"/>
                              </w:rPr>
                              <w:tab/>
                              <w:t xml:space="preserve">41 5f                </w:t>
                            </w:r>
                            <w:r>
                              <w:rPr>
                                <w:rFonts w:eastAsia="Arial Unicode MS" w:hAnsi="Arial Unicode MS" w:cs="Arial Unicode MS"/>
                                <w:kern w:val="1"/>
                              </w:rPr>
                              <w:tab/>
                              <w:t>pop    %r15</w:t>
                            </w:r>
                          </w:p>
                          <w:p w14:paraId="12C993D2" w14:textId="77777777" w:rsidR="00EF6C52" w:rsidRDefault="00EF6C52">
                            <w:pPr>
                              <w:pStyle w:val="A6"/>
                            </w:pPr>
                            <w:r>
                              <w:rPr>
                                <w:rFonts w:eastAsia="Arial Unicode MS" w:hAnsi="Arial Unicode MS" w:cs="Arial Unicode MS"/>
                                <w:kern w:val="1"/>
                              </w:rPr>
                              <w:t xml:space="preserve">  409f31:</w:t>
                            </w:r>
                            <w:r>
                              <w:rPr>
                                <w:rFonts w:eastAsia="Arial Unicode MS" w:hAnsi="Arial Unicode MS" w:cs="Arial Unicode MS"/>
                                <w:kern w:val="1"/>
                              </w:rPr>
                              <w:tab/>
                              <w:t xml:space="preserve">c3                   </w:t>
                            </w:r>
                            <w:r>
                              <w:rPr>
                                <w:rFonts w:eastAsia="Arial Unicode MS" w:hAnsi="Arial Unicode MS" w:cs="Arial Unicode MS"/>
                                <w:kern w:val="1"/>
                              </w:rPr>
                              <w:tab/>
                              <w:t xml:space="preserve">retq </w:t>
                            </w:r>
                          </w:p>
                        </w:txbxContent>
                      </wps:txbx>
                      <wps:bodyPr wrap="square" lIns="0" tIns="0" rIns="0" bIns="0" numCol="1" anchor="t">
                        <a:noAutofit/>
                      </wps:bodyPr>
                    </wps:wsp>
                  </a:graphicData>
                </a:graphic>
              </wp:anchor>
            </w:drawing>
          </mc:Choice>
          <mc:Fallback>
            <w:pict>
              <v:rect w14:anchorId="3503092B" id="officeArt object" o:spid="_x0000_s1026" style="position:absolute;left:0;text-align:left;margin-left:103.5pt;margin-top:43.45pt;width:299.8pt;height:139.8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" filled="f" stroked="f" strokeweight="1pt">
                <v:stroke miterlimit="4"/>
                <v:textbox inset="0,0,0,0">
                  <w:txbxContent>
                    <w:p w14:paraId="3CB20FC3" w14:textId="77777777" w:rsidR="00EF6C52" w:rsidRDefault="00EF6C52">
                      <w:pPr>
                        <w:pStyle w:val="A6"/>
                        <w:rPr>
                          <w:kern w:val="1"/>
                        </w:rPr>
                      </w:pPr>
                      <w:r>
                        <w:rPr>
                          <w:rFonts w:eastAsia="Arial Unicode MS" w:hAnsi="Arial Unicode MS" w:cs="Arial Unicode MS"/>
                          <w:kern w:val="1"/>
                        </w:rPr>
                        <w:t xml:space="preserve">  409f17:</w:t>
                      </w:r>
                      <w:r>
                        <w:rPr>
                          <w:rFonts w:eastAsia="Arial Unicode MS" w:hAnsi="Arial Unicode MS" w:cs="Arial Unicode MS"/>
                          <w:kern w:val="1"/>
                        </w:rPr>
                        <w:tab/>
                        <w:t xml:space="preserve">66 0f 1f 84 00 00 00 </w:t>
                      </w:r>
                      <w:r>
                        <w:rPr>
                          <w:rFonts w:eastAsia="Arial Unicode MS" w:hAnsi="Arial Unicode MS" w:cs="Arial Unicode MS"/>
                          <w:kern w:val="1"/>
                        </w:rPr>
                        <w:tab/>
                        <w:t>nopw   0x0(%rax,%rax,1)</w:t>
                      </w:r>
                    </w:p>
                    <w:p w14:paraId="16138216" w14:textId="77777777" w:rsidR="00EF6C52" w:rsidRDefault="00EF6C52">
                      <w:pPr>
                        <w:pStyle w:val="A6"/>
                        <w:rPr>
                          <w:kern w:val="1"/>
                        </w:rPr>
                      </w:pPr>
                      <w:r>
                        <w:rPr>
                          <w:rFonts w:eastAsia="Arial Unicode MS" w:hAnsi="Arial Unicode MS" w:cs="Arial Unicode MS"/>
                          <w:kern w:val="1"/>
                        </w:rPr>
                        <w:t xml:space="preserve">  409f1e:</w:t>
                      </w:r>
                      <w:r>
                        <w:rPr>
                          <w:rFonts w:eastAsia="Arial Unicode MS" w:hAnsi="Arial Unicode MS" w:cs="Arial Unicode MS"/>
                          <w:kern w:val="1"/>
                        </w:rPr>
                        <w:tab/>
                        <w:t xml:space="preserve">00 00 </w:t>
                      </w:r>
                    </w:p>
                    <w:p w14:paraId="05723C18" w14:textId="77777777" w:rsidR="00EF6C52" w:rsidRDefault="00EF6C52">
                      <w:pPr>
                        <w:pStyle w:val="A6"/>
                        <w:rPr>
                          <w:kern w:val="1"/>
                        </w:rPr>
                      </w:pPr>
                      <w:r>
                        <w:rPr>
                          <w:rFonts w:eastAsia="Arial Unicode MS" w:hAnsi="Arial Unicode MS" w:cs="Arial Unicode MS"/>
                          <w:kern w:val="1"/>
                        </w:rPr>
                        <w:t xml:space="preserve">  409f20:</w:t>
                      </w:r>
                      <w:r>
                        <w:rPr>
                          <w:rFonts w:eastAsia="Arial Unicode MS" w:hAnsi="Arial Unicode MS" w:cs="Arial Unicode MS"/>
                          <w:kern w:val="1"/>
                        </w:rPr>
                        <w:tab/>
                        <w:t xml:space="preserve">48 83 c4 28          </w:t>
                      </w:r>
                      <w:r>
                        <w:rPr>
                          <w:rFonts w:eastAsia="Arial Unicode MS" w:hAnsi="Arial Unicode MS" w:cs="Arial Unicode MS"/>
                          <w:kern w:val="1"/>
                        </w:rPr>
                        <w:tab/>
                        <w:t>add    $0x28,%rsp</w:t>
                      </w:r>
                    </w:p>
                    <w:p w14:paraId="0A781DBE" w14:textId="77777777" w:rsidR="00EF6C52" w:rsidRDefault="00EF6C52">
                      <w:pPr>
                        <w:pStyle w:val="A6"/>
                        <w:jc w:val="center"/>
                        <w:rPr>
                          <w:kern w:val="1"/>
                        </w:rPr>
                      </w:pPr>
                      <w:r>
                        <w:rPr>
                          <w:kern w:val="1"/>
                        </w:rPr>
                        <w:t>409f24:</w:t>
                      </w:r>
                      <w:r>
                        <w:rPr>
                          <w:kern w:val="1"/>
                        </w:rPr>
                        <w:tab/>
                        <w:t xml:space="preserve">48 89 d8             </w:t>
                      </w:r>
                      <w:r>
                        <w:rPr>
                          <w:kern w:val="1"/>
                        </w:rPr>
                        <w:tab/>
                        <w:t>mov    %rbx,%rax</w:t>
                      </w:r>
                    </w:p>
                    <w:p w14:paraId="3D19BE44" w14:textId="77777777" w:rsidR="00EF6C52" w:rsidRDefault="00EF6C52">
                      <w:pPr>
                        <w:pStyle w:val="A6"/>
                        <w:rPr>
                          <w:kern w:val="1"/>
                        </w:rPr>
                      </w:pPr>
                      <w:r>
                        <w:rPr>
                          <w:rFonts w:eastAsia="Arial Unicode MS" w:hAnsi="Arial Unicode MS" w:cs="Arial Unicode MS"/>
                          <w:kern w:val="1"/>
                        </w:rPr>
                        <w:t xml:space="preserve">  409f27:</w:t>
                      </w:r>
                      <w:r>
                        <w:rPr>
                          <w:rFonts w:eastAsia="Arial Unicode MS" w:hAnsi="Arial Unicode MS" w:cs="Arial Unicode MS"/>
                          <w:kern w:val="1"/>
                        </w:rPr>
                        <w:tab/>
                        <w:t xml:space="preserve">5b                   </w:t>
                      </w:r>
                      <w:r>
                        <w:rPr>
                          <w:rFonts w:eastAsia="Arial Unicode MS" w:hAnsi="Arial Unicode MS" w:cs="Arial Unicode MS"/>
                          <w:kern w:val="1"/>
                        </w:rPr>
                        <w:tab/>
                        <w:t>pop    %rbx</w:t>
                      </w:r>
                    </w:p>
                    <w:p w14:paraId="1FA5120B" w14:textId="77777777" w:rsidR="00EF6C52" w:rsidRDefault="00EF6C52">
                      <w:pPr>
                        <w:pStyle w:val="A6"/>
                        <w:rPr>
                          <w:kern w:val="1"/>
                        </w:rPr>
                      </w:pPr>
                      <w:r>
                        <w:rPr>
                          <w:rFonts w:eastAsia="Arial Unicode MS" w:hAnsi="Arial Unicode MS" w:cs="Arial Unicode MS"/>
                          <w:kern w:val="1"/>
                        </w:rPr>
                        <w:t xml:space="preserve">  409f28:</w:t>
                      </w:r>
                      <w:r>
                        <w:rPr>
                          <w:rFonts w:eastAsia="Arial Unicode MS" w:hAnsi="Arial Unicode MS" w:cs="Arial Unicode MS"/>
                          <w:kern w:val="1"/>
                        </w:rPr>
                        <w:tab/>
                        <w:t xml:space="preserve">5d                   </w:t>
                      </w:r>
                      <w:r>
                        <w:rPr>
                          <w:rFonts w:eastAsia="Arial Unicode MS" w:hAnsi="Arial Unicode MS" w:cs="Arial Unicode MS"/>
                          <w:kern w:val="1"/>
                        </w:rPr>
                        <w:tab/>
                        <w:t>pop    %rbp</w:t>
                      </w:r>
                    </w:p>
                    <w:p w14:paraId="1AB1F396" w14:textId="77777777" w:rsidR="00EF6C52" w:rsidRDefault="00EF6C52">
                      <w:pPr>
                        <w:pStyle w:val="A6"/>
                        <w:rPr>
                          <w:kern w:val="1"/>
                        </w:rPr>
                      </w:pPr>
                      <w:r>
                        <w:rPr>
                          <w:rFonts w:eastAsia="Arial Unicode MS" w:hAnsi="Arial Unicode MS" w:cs="Arial Unicode MS"/>
                          <w:kern w:val="1"/>
                        </w:rPr>
                        <w:t xml:space="preserve">  409f29:</w:t>
                      </w:r>
                      <w:r>
                        <w:rPr>
                          <w:rFonts w:eastAsia="Arial Unicode MS" w:hAnsi="Arial Unicode MS" w:cs="Arial Unicode MS"/>
                          <w:kern w:val="1"/>
                        </w:rPr>
                        <w:tab/>
                        <w:t xml:space="preserve">41 5c                </w:t>
                      </w:r>
                      <w:r>
                        <w:rPr>
                          <w:rFonts w:eastAsia="Arial Unicode MS" w:hAnsi="Arial Unicode MS" w:cs="Arial Unicode MS"/>
                          <w:kern w:val="1"/>
                        </w:rPr>
                        <w:tab/>
                        <w:t>pop    %r12</w:t>
                      </w:r>
                    </w:p>
                    <w:p w14:paraId="37DA6ED3" w14:textId="77777777" w:rsidR="00EF6C52" w:rsidRDefault="00EF6C52">
                      <w:pPr>
                        <w:pStyle w:val="A6"/>
                        <w:rPr>
                          <w:kern w:val="1"/>
                        </w:rPr>
                      </w:pPr>
                      <w:r>
                        <w:rPr>
                          <w:rFonts w:eastAsia="Arial Unicode MS" w:hAnsi="Arial Unicode MS" w:cs="Arial Unicode MS"/>
                          <w:kern w:val="1"/>
                        </w:rPr>
                        <w:t xml:space="preserve">  409f2b:</w:t>
                      </w:r>
                      <w:r>
                        <w:rPr>
                          <w:rFonts w:eastAsia="Arial Unicode MS" w:hAnsi="Arial Unicode MS" w:cs="Arial Unicode MS"/>
                          <w:kern w:val="1"/>
                        </w:rPr>
                        <w:tab/>
                        <w:t xml:space="preserve">41 5d                </w:t>
                      </w:r>
                      <w:r>
                        <w:rPr>
                          <w:rFonts w:eastAsia="Arial Unicode MS" w:hAnsi="Arial Unicode MS" w:cs="Arial Unicode MS"/>
                          <w:kern w:val="1"/>
                        </w:rPr>
                        <w:tab/>
                        <w:t>pop    %r13</w:t>
                      </w:r>
                    </w:p>
                    <w:p w14:paraId="51DA6A5F" w14:textId="77777777" w:rsidR="00EF6C52" w:rsidRDefault="00EF6C52">
                      <w:pPr>
                        <w:pStyle w:val="A6"/>
                        <w:rPr>
                          <w:kern w:val="1"/>
                        </w:rPr>
                      </w:pPr>
                      <w:r>
                        <w:rPr>
                          <w:rFonts w:eastAsia="Arial Unicode MS" w:hAnsi="Arial Unicode MS" w:cs="Arial Unicode MS"/>
                          <w:kern w:val="1"/>
                        </w:rPr>
                        <w:t xml:space="preserve">  409f2d:</w:t>
                      </w:r>
                      <w:r>
                        <w:rPr>
                          <w:rFonts w:eastAsia="Arial Unicode MS" w:hAnsi="Arial Unicode MS" w:cs="Arial Unicode MS"/>
                          <w:kern w:val="1"/>
                        </w:rPr>
                        <w:tab/>
                        <w:t xml:space="preserve">41 5e                </w:t>
                      </w:r>
                      <w:r>
                        <w:rPr>
                          <w:rFonts w:eastAsia="Arial Unicode MS" w:hAnsi="Arial Unicode MS" w:cs="Arial Unicode MS"/>
                          <w:kern w:val="1"/>
                        </w:rPr>
                        <w:tab/>
                        <w:t>pop    %r14</w:t>
                      </w:r>
                    </w:p>
                    <w:p w14:paraId="432F908F" w14:textId="77777777" w:rsidR="00EF6C52" w:rsidRDefault="00EF6C52">
                      <w:pPr>
                        <w:pStyle w:val="A6"/>
                        <w:rPr>
                          <w:kern w:val="1"/>
                        </w:rPr>
                      </w:pPr>
                      <w:r>
                        <w:rPr>
                          <w:rFonts w:eastAsia="Arial Unicode MS" w:hAnsi="Arial Unicode MS" w:cs="Arial Unicode MS"/>
                          <w:kern w:val="1"/>
                        </w:rPr>
                        <w:t xml:space="preserve">  409f2f:</w:t>
                      </w:r>
                      <w:r>
                        <w:rPr>
                          <w:rFonts w:eastAsia="Arial Unicode MS" w:hAnsi="Arial Unicode MS" w:cs="Arial Unicode MS"/>
                          <w:kern w:val="1"/>
                        </w:rPr>
                        <w:tab/>
                        <w:t xml:space="preserve">41 5f                </w:t>
                      </w:r>
                      <w:r>
                        <w:rPr>
                          <w:rFonts w:eastAsia="Arial Unicode MS" w:hAnsi="Arial Unicode MS" w:cs="Arial Unicode MS"/>
                          <w:kern w:val="1"/>
                        </w:rPr>
                        <w:tab/>
                        <w:t>pop    %r15</w:t>
                      </w:r>
                    </w:p>
                    <w:p w14:paraId="12C993D2" w14:textId="77777777" w:rsidR="00EF6C52" w:rsidRDefault="00EF6C52">
                      <w:pPr>
                        <w:pStyle w:val="A6"/>
                      </w:pPr>
                      <w:r>
                        <w:rPr>
                          <w:rFonts w:eastAsia="Arial Unicode MS" w:hAnsi="Arial Unicode MS" w:cs="Arial Unicode MS"/>
                          <w:kern w:val="1"/>
                        </w:rPr>
                        <w:t xml:space="preserve">  409f31:</w:t>
                      </w:r>
                      <w:r>
                        <w:rPr>
                          <w:rFonts w:eastAsia="Arial Unicode MS" w:hAnsi="Arial Unicode MS" w:cs="Arial Unicode MS"/>
                          <w:kern w:val="1"/>
                        </w:rPr>
                        <w:tab/>
                        <w:t xml:space="preserve">c3                   </w:t>
                      </w:r>
                      <w:r>
                        <w:rPr>
                          <w:rFonts w:eastAsia="Arial Unicode MS" w:hAnsi="Arial Unicode MS" w:cs="Arial Unicode MS"/>
                          <w:kern w:val="1"/>
                        </w:rPr>
                        <w:tab/>
                        <w:t xml:space="preserve">retq </w:t>
                      </w:r>
                    </w:p>
                  </w:txbxContent>
                </v:textbox>
                <w10:wrap anchory="line"/>
              </v:rect>
            </w:pict>
          </mc:Fallback>
        </mc:AlternateContent>
      </w:r>
      <w:r>
        <w:rPr>
          <w:rFonts w:eastAsia="宋体" w:hint="eastAsia"/>
          <w:lang w:val="zh-TW" w:eastAsia="zh-TW"/>
        </w:rPr>
        <w:t>综合考虑，本文选取</w:t>
      </w:r>
      <w:r>
        <w:t>30</w:t>
      </w:r>
      <w:r>
        <w:rPr>
          <w:rFonts w:eastAsia="宋体" w:hint="eastAsia"/>
          <w:lang w:val="zh-TW" w:eastAsia="zh-TW"/>
        </w:rPr>
        <w:t>作为该阈值，经验证，该阈值大于</w:t>
      </w:r>
      <w:r>
        <w:t>ROPgadget</w:t>
      </w:r>
      <w:r>
        <w:rPr>
          <w:rFonts w:eastAsia="宋体" w:hint="eastAsia"/>
          <w:lang w:val="zh-TW" w:eastAsia="zh-TW"/>
        </w:rPr>
        <w:t>工具在常用软件及库中查找出的绝大多数常用的</w:t>
      </w:r>
      <w:r>
        <w:t>gadget</w:t>
      </w:r>
      <w:r>
        <w:rPr>
          <w:rFonts w:eastAsia="宋体" w:hint="eastAsia"/>
          <w:lang w:val="zh-TW" w:eastAsia="zh-TW"/>
        </w:rPr>
        <w:t>长度</w:t>
      </w:r>
      <w:r>
        <w:t>(</w:t>
      </w:r>
      <w:r>
        <w:rPr>
          <w:rFonts w:eastAsia="宋体" w:hint="eastAsia"/>
          <w:lang w:val="zh-TW" w:eastAsia="zh-TW"/>
        </w:rPr>
        <w:t>当前测试中发现最长的状态可控、副作用较小的</w:t>
      </w:r>
      <w:r>
        <w:t>gadget</w:t>
      </w:r>
      <w:r>
        <w:rPr>
          <w:rFonts w:eastAsia="宋体" w:hint="eastAsia"/>
          <w:lang w:val="zh-TW" w:eastAsia="zh-TW"/>
        </w:rPr>
        <w:t>为</w:t>
      </w:r>
      <w:r>
        <w:t>27</w:t>
      </w:r>
      <w:r>
        <w:rPr>
          <w:rFonts w:eastAsia="宋体" w:hint="eastAsia"/>
          <w:lang w:val="zh-TW" w:eastAsia="zh-TW"/>
        </w:rPr>
        <w:t>，指令片段如图</w:t>
      </w:r>
      <w:r>
        <w:t>3</w:t>
      </w:r>
      <w:r>
        <w:rPr>
          <w:rFonts w:eastAsia="宋体" w:hint="eastAsia"/>
          <w:lang w:val="zh-TW" w:eastAsia="zh-TW"/>
        </w:rPr>
        <w:t>所示</w:t>
      </w:r>
      <w:r>
        <w:t>)</w:t>
      </w:r>
      <w:r>
        <w:rPr>
          <w:rFonts w:eastAsia="宋体" w:hint="eastAsia"/>
          <w:lang w:val="zh-TW" w:eastAsia="zh-TW"/>
        </w:rPr>
        <w:t>。</w:t>
      </w:r>
    </w:p>
    <w:p w14:paraId="10A6D814" w14:textId="77777777" w:rsidR="00AC2565" w:rsidRDefault="00AC2565">
      <w:pPr>
        <w:pStyle w:val="a0"/>
        <w:spacing w:before="71" w:after="71"/>
        <w:ind w:firstLine="0"/>
        <w:rPr>
          <w:shd w:val="clear" w:color="auto" w:fill="FFFF00"/>
        </w:rPr>
      </w:pPr>
    </w:p>
    <w:p w14:paraId="6BBC293E" w14:textId="77777777" w:rsidR="00AC2565" w:rsidRDefault="00AC2565">
      <w:pPr>
        <w:pStyle w:val="a0"/>
        <w:spacing w:before="71" w:after="71"/>
        <w:ind w:firstLine="0"/>
        <w:rPr>
          <w:shd w:val="clear" w:color="auto" w:fill="FFFF00"/>
        </w:rPr>
      </w:pPr>
    </w:p>
    <w:p w14:paraId="2C870F49" w14:textId="77777777" w:rsidR="00AC2565" w:rsidRDefault="00AC2565">
      <w:pPr>
        <w:pStyle w:val="a0"/>
        <w:spacing w:before="71" w:after="71"/>
        <w:ind w:firstLine="0"/>
        <w:rPr>
          <w:shd w:val="clear" w:color="auto" w:fill="FFFF00"/>
        </w:rPr>
      </w:pPr>
    </w:p>
    <w:p w14:paraId="54621C64" w14:textId="77777777" w:rsidR="00AC2565" w:rsidRDefault="00AC2565">
      <w:pPr>
        <w:pStyle w:val="a0"/>
        <w:spacing w:before="71" w:after="71"/>
        <w:ind w:firstLine="0"/>
        <w:rPr>
          <w:shd w:val="clear" w:color="auto" w:fill="FFFF00"/>
        </w:rPr>
      </w:pPr>
    </w:p>
    <w:p w14:paraId="52E7FCFF" w14:textId="77777777" w:rsidR="00AC2565" w:rsidRDefault="00AC2565">
      <w:pPr>
        <w:pStyle w:val="a0"/>
        <w:spacing w:before="71" w:after="71"/>
        <w:ind w:firstLine="0"/>
        <w:rPr>
          <w:ins w:id="618" w:author="wang" w:date="2017-12-25T14:20:00Z"/>
          <w:rFonts w:eastAsiaTheme="minorEastAsia"/>
          <w:shd w:val="clear" w:color="auto" w:fill="FFFF00"/>
        </w:rPr>
      </w:pPr>
    </w:p>
    <w:p w14:paraId="2F7A59D8" w14:textId="77777777" w:rsidR="004E43BB" w:rsidRDefault="004E43BB">
      <w:pPr>
        <w:pStyle w:val="a0"/>
        <w:spacing w:before="71" w:after="71"/>
        <w:ind w:firstLine="0"/>
        <w:rPr>
          <w:ins w:id="619" w:author="wang" w:date="2017-12-25T14:20:00Z"/>
          <w:rFonts w:eastAsiaTheme="minorEastAsia"/>
          <w:shd w:val="clear" w:color="auto" w:fill="FFFF00"/>
        </w:rPr>
      </w:pPr>
    </w:p>
    <w:p w14:paraId="03D572B6" w14:textId="77777777" w:rsidR="004E43BB" w:rsidRDefault="004E43BB">
      <w:pPr>
        <w:pStyle w:val="a0"/>
        <w:spacing w:before="71" w:after="71"/>
        <w:ind w:firstLine="0"/>
        <w:rPr>
          <w:ins w:id="620" w:author="wang" w:date="2017-12-25T14:20:00Z"/>
          <w:rFonts w:eastAsiaTheme="minorEastAsia"/>
          <w:shd w:val="clear" w:color="auto" w:fill="FFFF00"/>
        </w:rPr>
      </w:pPr>
    </w:p>
    <w:p w14:paraId="2E9E6F48" w14:textId="77777777" w:rsidR="004E43BB" w:rsidRPr="004E43BB" w:rsidRDefault="004E43BB">
      <w:pPr>
        <w:pStyle w:val="a0"/>
        <w:spacing w:before="71" w:after="71"/>
        <w:ind w:firstLine="0"/>
        <w:rPr>
          <w:rFonts w:eastAsiaTheme="minorEastAsia"/>
          <w:shd w:val="clear" w:color="auto" w:fill="FFFF00"/>
        </w:rPr>
      </w:pPr>
    </w:p>
    <w:p w14:paraId="28E1A638" w14:textId="77777777" w:rsidR="00AC2565" w:rsidRDefault="00AC2565">
      <w:pPr>
        <w:pStyle w:val="a0"/>
        <w:spacing w:before="71" w:after="71"/>
        <w:ind w:firstLine="0"/>
        <w:rPr>
          <w:shd w:val="clear" w:color="auto" w:fill="FFFF00"/>
        </w:rPr>
      </w:pPr>
    </w:p>
    <w:p w14:paraId="73B2752D" w14:textId="77777777" w:rsidR="00AC2565" w:rsidRDefault="00AC2565">
      <w:pPr>
        <w:pStyle w:val="a0"/>
        <w:spacing w:before="142"/>
        <w:ind w:firstLine="372"/>
        <w:jc w:val="center"/>
        <w:rPr>
          <w:shd w:val="clear" w:color="auto" w:fill="FFFF00"/>
        </w:rPr>
      </w:pPr>
    </w:p>
    <w:p w14:paraId="20464074" w14:textId="77777777" w:rsidR="00AC2565" w:rsidRDefault="00FE2FAB">
      <w:pPr>
        <w:pStyle w:val="a0"/>
        <w:spacing w:before="142"/>
        <w:ind w:firstLine="372"/>
        <w:jc w:val="center"/>
      </w:pPr>
      <w:r>
        <w:t xml:space="preserve">Fig.3  The longgest ideal gadget found in the test  </w:t>
      </w:r>
    </w:p>
    <w:p w14:paraId="4223546B" w14:textId="77777777" w:rsidR="00AC2565" w:rsidRDefault="00FE2FAB">
      <w:pPr>
        <w:pStyle w:val="a0"/>
        <w:spacing w:after="142"/>
        <w:ind w:firstLine="0"/>
        <w:jc w:val="center"/>
      </w:pPr>
      <w:r>
        <w:rPr>
          <w:rFonts w:eastAsia="宋体" w:hint="eastAsia"/>
          <w:lang w:val="zh-TW" w:eastAsia="zh-TW"/>
        </w:rPr>
        <w:t>图</w:t>
      </w:r>
      <w:r>
        <w:t xml:space="preserve">3  </w:t>
      </w:r>
      <w:r>
        <w:rPr>
          <w:rFonts w:eastAsia="宋体" w:hint="eastAsia"/>
          <w:lang w:val="zh-TW" w:eastAsia="zh-TW"/>
        </w:rPr>
        <w:t>测试中发现的最长的</w:t>
      </w:r>
      <w:r>
        <w:t>“</w:t>
      </w:r>
      <w:r>
        <w:rPr>
          <w:rFonts w:eastAsia="宋体" w:hint="eastAsia"/>
          <w:lang w:val="zh-TW" w:eastAsia="zh-TW"/>
        </w:rPr>
        <w:t>理想</w:t>
      </w:r>
      <w:r>
        <w:t>”gadget</w:t>
      </w:r>
    </w:p>
    <w:p w14:paraId="606A6223" w14:textId="77777777" w:rsidR="00AC2565" w:rsidRDefault="00FE2FAB">
      <w:pPr>
        <w:pStyle w:val="a0"/>
        <w:ind w:firstLine="0"/>
        <w:rPr>
          <w:rFonts w:ascii="宋体" w:eastAsia="宋体" w:hAnsi="宋体" w:cs="宋体"/>
          <w:lang w:val="zh-TW" w:eastAsia="zh-TW"/>
        </w:rPr>
      </w:pPr>
      <w:r>
        <w:lastRenderedPageBreak/>
        <w:tab/>
        <w:t>maxChainLength</w:t>
      </w:r>
      <w:r>
        <w:rPr>
          <w:rFonts w:eastAsia="宋体" w:hint="eastAsia"/>
          <w:lang w:val="zh-TW" w:eastAsia="zh-TW"/>
        </w:rPr>
        <w:t>阈值的选择需要满足以下条件：</w:t>
      </w:r>
    </w:p>
    <w:p w14:paraId="6C43CDAD" w14:textId="77777777" w:rsidR="00AC2565" w:rsidRDefault="00FE2FAB">
      <w:pPr>
        <w:pStyle w:val="a0"/>
        <w:numPr>
          <w:ilvl w:val="0"/>
          <w:numId w:val="36"/>
        </w:numPr>
        <w:tabs>
          <w:tab w:val="num" w:pos="720"/>
        </w:tabs>
        <w:ind w:left="720" w:hanging="360"/>
      </w:pPr>
      <w:r>
        <w:rPr>
          <w:rFonts w:eastAsia="宋体" w:hint="eastAsia"/>
          <w:lang w:val="zh-TW" w:eastAsia="zh-TW"/>
        </w:rPr>
        <w:t>该阈值需要大于正常指令执行流中出现的最长疑似</w:t>
      </w:r>
      <w:r>
        <w:t>gadget</w:t>
      </w:r>
      <w:r>
        <w:rPr>
          <w:rFonts w:eastAsia="宋体" w:hint="eastAsia"/>
          <w:lang w:val="zh-TW" w:eastAsia="zh-TW"/>
        </w:rPr>
        <w:t>链</w:t>
      </w:r>
      <w:r>
        <w:t>;</w:t>
      </w:r>
    </w:p>
    <w:p w14:paraId="00365472" w14:textId="77777777" w:rsidR="00AC2565" w:rsidRDefault="00FE2FAB">
      <w:pPr>
        <w:pStyle w:val="a0"/>
        <w:numPr>
          <w:ilvl w:val="0"/>
          <w:numId w:val="36"/>
        </w:numPr>
        <w:tabs>
          <w:tab w:val="num" w:pos="720"/>
        </w:tabs>
        <w:ind w:left="720" w:hanging="360"/>
        <w:rPr>
          <w:rFonts w:ascii="宋体" w:eastAsia="宋体" w:hAnsi="宋体" w:cs="宋体"/>
          <w:lang w:val="zh-TW" w:eastAsia="zh-TW"/>
        </w:rPr>
      </w:pPr>
      <w:r>
        <w:rPr>
          <w:rFonts w:eastAsia="宋体" w:hint="eastAsia"/>
          <w:lang w:eastAsia="zh-TW"/>
        </w:rPr>
        <w:t>该阈值需要尽量小，以减少漏报（避免将</w:t>
      </w:r>
      <w:r>
        <w:t>ROP</w:t>
      </w:r>
      <w:r>
        <w:rPr>
          <w:rFonts w:eastAsia="宋体" w:hint="eastAsia"/>
          <w:lang w:eastAsia="zh-TW"/>
        </w:rPr>
        <w:t>攻击链识别成了正常指令流）。</w:t>
      </w:r>
    </w:p>
    <w:p w14:paraId="3F5250C9" w14:textId="77777777" w:rsidR="00AC2565" w:rsidRDefault="00FE2FAB">
      <w:pPr>
        <w:pStyle w:val="a0"/>
        <w:ind w:firstLine="0"/>
        <w:rPr>
          <w:b/>
          <w:bCs/>
          <w:shd w:val="clear" w:color="auto" w:fill="FFFF00"/>
        </w:rPr>
      </w:pPr>
      <w:r>
        <w:rPr>
          <w:rFonts w:ascii="宋体" w:eastAsia="宋体" w:hAnsi="宋体" w:cs="宋体"/>
          <w:lang w:val="zh-TW" w:eastAsia="zh-TW"/>
        </w:rPr>
        <w:tab/>
        <w:t>本文针对</w:t>
      </w:r>
      <w:r>
        <w:t>Spec2006</w:t>
      </w:r>
      <w:r>
        <w:rPr>
          <w:rFonts w:eastAsia="宋体" w:hint="eastAsia"/>
          <w:lang w:val="zh-TW" w:eastAsia="zh-TW"/>
        </w:rPr>
        <w:t>程序以及一些常用的</w:t>
      </w:r>
      <w:r>
        <w:t>Linux</w:t>
      </w:r>
      <w:r>
        <w:rPr>
          <w:rFonts w:eastAsia="宋体" w:hint="eastAsia"/>
          <w:lang w:val="zh-TW" w:eastAsia="zh-TW"/>
        </w:rPr>
        <w:t>程序进行了采样，识别的最大</w:t>
      </w:r>
      <w:r>
        <w:t>gadget</w:t>
      </w:r>
      <w:r>
        <w:rPr>
          <w:rFonts w:eastAsia="宋体" w:hint="eastAsia"/>
          <w:lang w:val="zh-TW" w:eastAsia="zh-TW"/>
        </w:rPr>
        <w:t>链长度如下表所示：</w:t>
      </w:r>
    </w:p>
    <w:p w14:paraId="53F211C7" w14:textId="77777777" w:rsidR="00AC2565" w:rsidRDefault="00FE2FAB">
      <w:pPr>
        <w:pStyle w:val="a0"/>
        <w:spacing w:before="85"/>
        <w:ind w:firstLine="372"/>
        <w:jc w:val="center"/>
      </w:pPr>
      <w:r>
        <w:rPr>
          <w:b/>
          <w:bCs/>
        </w:rPr>
        <w:t>Table 3</w:t>
      </w:r>
      <w:r>
        <w:t xml:space="preserve">  Max Length of gadget chain on partial spec2006 and some linux application</w:t>
      </w:r>
    </w:p>
    <w:p w14:paraId="08A0D098"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3</w:t>
      </w:r>
      <w:r>
        <w:rPr>
          <w:rFonts w:eastAsia="宋体" w:hint="eastAsia"/>
          <w:lang w:val="zh-TW" w:eastAsia="zh-TW"/>
        </w:rPr>
        <w:t xml:space="preserve">  </w:t>
      </w:r>
      <w:r>
        <w:rPr>
          <w:rFonts w:eastAsia="宋体" w:hint="eastAsia"/>
          <w:lang w:val="zh-TW" w:eastAsia="zh-TW"/>
        </w:rPr>
        <w:t>部分</w:t>
      </w:r>
      <w:r>
        <w:t>spec2006</w:t>
      </w:r>
      <w:r>
        <w:rPr>
          <w:rFonts w:eastAsia="宋体" w:hint="eastAsia"/>
          <w:lang w:val="zh-TW" w:eastAsia="zh-TW"/>
        </w:rPr>
        <w:t>程序以及一些常用的</w:t>
      </w:r>
      <w:r>
        <w:t>linux</w:t>
      </w:r>
      <w:r>
        <w:rPr>
          <w:rFonts w:eastAsia="宋体" w:hint="eastAsia"/>
          <w:lang w:val="zh-TW" w:eastAsia="zh-TW"/>
        </w:rPr>
        <w:t>程序中的最大</w:t>
      </w:r>
      <w:r>
        <w:t>gadget</w:t>
      </w:r>
      <w:r>
        <w:rPr>
          <w:rFonts w:eastAsia="宋体" w:hint="eastAsia"/>
          <w:lang w:val="zh-TW" w:eastAsia="zh-TW"/>
        </w:rPr>
        <w:t>链长度</w:t>
      </w:r>
    </w:p>
    <w:tbl>
      <w:tblPr>
        <w:tblStyle w:val="TableNormal"/>
        <w:tblW w:w="517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92"/>
        <w:gridCol w:w="3286"/>
      </w:tblGrid>
      <w:tr w:rsidR="00AC2565" w14:paraId="41FE5226"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C6F0DC5" w14:textId="77777777" w:rsidR="00AC2565" w:rsidRDefault="00FE2FAB">
            <w:pPr>
              <w:pStyle w:val="af0"/>
              <w:rPr>
                <w:rFonts w:hint="default"/>
              </w:rPr>
            </w:pPr>
            <w:r>
              <w:rPr>
                <w:rFonts w:eastAsia="宋体"/>
                <w:lang w:val="zh-TW" w:eastAsia="zh-TW"/>
              </w:rPr>
              <w:t>程序</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B6FFB08" w14:textId="77777777" w:rsidR="00AC2565" w:rsidRDefault="00FE2FAB">
            <w:pPr>
              <w:pStyle w:val="af0"/>
              <w:rPr>
                <w:rFonts w:hint="default"/>
              </w:rPr>
            </w:pPr>
            <w:r>
              <w:rPr>
                <w:rFonts w:eastAsia="宋体"/>
                <w:lang w:val="zh-TW" w:eastAsia="zh-TW"/>
              </w:rPr>
              <w:t>最大</w:t>
            </w:r>
            <w:r>
              <w:rPr>
                <w:rFonts w:ascii="Times New Roman"/>
              </w:rPr>
              <w:t>gadget</w:t>
            </w:r>
            <w:r>
              <w:rPr>
                <w:rFonts w:eastAsia="宋体"/>
                <w:lang w:val="zh-TW" w:eastAsia="zh-TW"/>
              </w:rPr>
              <w:t>链长度</w:t>
            </w:r>
          </w:p>
        </w:tc>
      </w:tr>
      <w:tr w:rsidR="00AC2565" w14:paraId="27ED1EB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4A2598A" w14:textId="77777777" w:rsidR="00AC2565" w:rsidRDefault="00FE2FAB">
            <w:pPr>
              <w:pStyle w:val="af0"/>
              <w:rPr>
                <w:rFonts w:hint="default"/>
              </w:rPr>
            </w:pPr>
            <w:r>
              <w:rPr>
                <w:rFonts w:ascii="Times New Roman"/>
              </w:rPr>
              <w:t>spec2006(</w:t>
            </w:r>
            <w:r>
              <w:rPr>
                <w:rFonts w:eastAsia="宋体"/>
                <w:lang w:val="zh-TW" w:eastAsia="zh-TW"/>
              </w:rPr>
              <w:t>部分</w:t>
            </w:r>
            <w:r>
              <w:rPr>
                <w:rFonts w:ascii="Times New Roman"/>
              </w:rPr>
              <w: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351E5E3" w14:textId="77777777" w:rsidR="00AC2565" w:rsidRDefault="00FE2FAB">
            <w:pPr>
              <w:pStyle w:val="af0"/>
              <w:rPr>
                <w:rFonts w:hint="default"/>
              </w:rPr>
            </w:pPr>
            <w:r>
              <w:rPr>
                <w:rFonts w:ascii="Times New Roman"/>
              </w:rPr>
              <w:t>3</w:t>
            </w:r>
          </w:p>
        </w:tc>
      </w:tr>
      <w:tr w:rsidR="00AC2565" w14:paraId="2CBC6BC9"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EC11A71" w14:textId="77777777" w:rsidR="00AC2565" w:rsidRDefault="00FE2FAB">
            <w:pPr>
              <w:pStyle w:val="af0"/>
              <w:rPr>
                <w:rFonts w:hint="default"/>
              </w:rPr>
            </w:pPr>
            <w:r>
              <w:rPr>
                <w:rFonts w:ascii="Times New Roman"/>
              </w:rPr>
              <w:t>ls</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1203C76" w14:textId="77777777" w:rsidR="00AC2565" w:rsidRDefault="00FE2FAB">
            <w:pPr>
              <w:pStyle w:val="af0"/>
              <w:rPr>
                <w:rFonts w:hint="default"/>
              </w:rPr>
            </w:pPr>
            <w:r>
              <w:rPr>
                <w:rFonts w:ascii="Times New Roman"/>
              </w:rPr>
              <w:t>3</w:t>
            </w:r>
          </w:p>
        </w:tc>
      </w:tr>
      <w:tr w:rsidR="00AC2565" w14:paraId="1D07C997"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37FCD98" w14:textId="77777777" w:rsidR="00AC2565" w:rsidRDefault="00FE2FAB">
            <w:pPr>
              <w:pStyle w:val="af0"/>
              <w:rPr>
                <w:rFonts w:hint="default"/>
              </w:rPr>
            </w:pPr>
            <w:r>
              <w:rPr>
                <w:rFonts w:ascii="Times New Roman"/>
              </w:rPr>
              <w:t>dmesg</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8FF164F" w14:textId="77777777" w:rsidR="00AC2565" w:rsidRDefault="00FE2FAB">
            <w:pPr>
              <w:pStyle w:val="af0"/>
              <w:rPr>
                <w:rFonts w:hint="default"/>
              </w:rPr>
            </w:pPr>
            <w:r>
              <w:rPr>
                <w:rFonts w:ascii="Times New Roman"/>
              </w:rPr>
              <w:t>1</w:t>
            </w:r>
          </w:p>
        </w:tc>
      </w:tr>
      <w:tr w:rsidR="00AC2565" w14:paraId="620A8D7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ECD671E" w14:textId="77777777" w:rsidR="00AC2565" w:rsidRDefault="00FE2FAB">
            <w:pPr>
              <w:pStyle w:val="af0"/>
              <w:rPr>
                <w:rFonts w:hint="default"/>
              </w:rPr>
            </w:pPr>
            <w:r>
              <w:rPr>
                <w:rFonts w:ascii="Times New Roman"/>
              </w:rPr>
              <w:t>ps</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8F9CBC1" w14:textId="77777777" w:rsidR="00AC2565" w:rsidRDefault="00FE2FAB">
            <w:pPr>
              <w:pStyle w:val="af0"/>
              <w:rPr>
                <w:rFonts w:hint="default"/>
              </w:rPr>
            </w:pPr>
            <w:r>
              <w:rPr>
                <w:rFonts w:ascii="Times New Roman"/>
              </w:rPr>
              <w:t>3</w:t>
            </w:r>
          </w:p>
        </w:tc>
      </w:tr>
      <w:tr w:rsidR="00AC2565" w14:paraId="75582B7A"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9E30792" w14:textId="77777777" w:rsidR="00AC2565" w:rsidRDefault="00FE2FAB">
            <w:pPr>
              <w:pStyle w:val="af0"/>
              <w:rPr>
                <w:rFonts w:hint="default"/>
              </w:rPr>
            </w:pPr>
            <w:r>
              <w:rPr>
                <w:rFonts w:ascii="Times New Roman"/>
              </w:rPr>
              <w:t>cat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5A63BFD" w14:textId="77777777" w:rsidR="00AC2565" w:rsidRDefault="00FE2FAB">
            <w:pPr>
              <w:pStyle w:val="af0"/>
              <w:rPr>
                <w:rFonts w:hint="default"/>
              </w:rPr>
            </w:pPr>
            <w:r>
              <w:rPr>
                <w:rFonts w:ascii="Times New Roman"/>
              </w:rPr>
              <w:t>1</w:t>
            </w:r>
          </w:p>
        </w:tc>
      </w:tr>
      <w:tr w:rsidR="00AC2565" w14:paraId="1CE4B58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288EDF7" w14:textId="77777777" w:rsidR="00AC2565" w:rsidRDefault="00FE2FAB">
            <w:pPr>
              <w:pStyle w:val="af0"/>
              <w:rPr>
                <w:rFonts w:hint="default"/>
              </w:rPr>
            </w:pPr>
            <w:r>
              <w:rPr>
                <w:rFonts w:ascii="Times New Roman"/>
              </w:rPr>
              <w:t>mkdir</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A1E064D" w14:textId="77777777" w:rsidR="00AC2565" w:rsidRDefault="00FE2FAB">
            <w:pPr>
              <w:pStyle w:val="af0"/>
              <w:rPr>
                <w:rFonts w:hint="default"/>
              </w:rPr>
            </w:pPr>
            <w:r>
              <w:rPr>
                <w:rFonts w:ascii="Times New Roman"/>
              </w:rPr>
              <w:t>3</w:t>
            </w:r>
          </w:p>
        </w:tc>
      </w:tr>
      <w:tr w:rsidR="00AC2565" w14:paraId="0C30056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D15CC8D" w14:textId="77777777" w:rsidR="00AC2565" w:rsidRDefault="00FE2FAB">
            <w:pPr>
              <w:pStyle w:val="af0"/>
              <w:rPr>
                <w:rFonts w:hint="default"/>
              </w:rPr>
            </w:pPr>
            <w:r>
              <w:rPr>
                <w:rFonts w:ascii="Times New Roman"/>
              </w:rPr>
              <w:t>ping</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854E709" w14:textId="77777777" w:rsidR="00AC2565" w:rsidRDefault="00FE2FAB">
            <w:pPr>
              <w:pStyle w:val="af0"/>
              <w:rPr>
                <w:rFonts w:hint="default"/>
              </w:rPr>
            </w:pPr>
            <w:r>
              <w:rPr>
                <w:rFonts w:ascii="Times New Roman"/>
              </w:rPr>
              <w:t>2</w:t>
            </w:r>
          </w:p>
        </w:tc>
      </w:tr>
      <w:tr w:rsidR="00AC2565" w14:paraId="0B584F3D"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94B5486" w14:textId="77777777" w:rsidR="00AC2565" w:rsidRDefault="00FE2FAB">
            <w:pPr>
              <w:pStyle w:val="af0"/>
              <w:rPr>
                <w:rFonts w:hint="default"/>
              </w:rPr>
            </w:pPr>
            <w:r>
              <w:rPr>
                <w:rFonts w:ascii="Times New Roman"/>
              </w:rPr>
              <w:t>stat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9F65CF0" w14:textId="77777777" w:rsidR="00AC2565" w:rsidRDefault="00FE2FAB">
            <w:pPr>
              <w:pStyle w:val="af0"/>
              <w:rPr>
                <w:rFonts w:hint="default"/>
              </w:rPr>
            </w:pPr>
            <w:r>
              <w:rPr>
                <w:rFonts w:ascii="Times New Roman"/>
              </w:rPr>
              <w:t>3</w:t>
            </w:r>
          </w:p>
        </w:tc>
      </w:tr>
      <w:tr w:rsidR="00AC2565" w14:paraId="40C90602"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5E487CA" w14:textId="77777777" w:rsidR="00AC2565" w:rsidRDefault="00FE2FAB">
            <w:pPr>
              <w:pStyle w:val="af0"/>
              <w:rPr>
                <w:rFonts w:hint="default"/>
              </w:rPr>
            </w:pPr>
            <w:r>
              <w:rPr>
                <w:rFonts w:ascii="Times New Roman"/>
              </w:rPr>
              <w:t>passwd</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B3A25CD" w14:textId="77777777" w:rsidR="00AC2565" w:rsidRDefault="00FE2FAB">
            <w:pPr>
              <w:pStyle w:val="af0"/>
              <w:rPr>
                <w:rFonts w:hint="default"/>
              </w:rPr>
            </w:pPr>
            <w:r>
              <w:rPr>
                <w:rFonts w:ascii="Times New Roman"/>
              </w:rPr>
              <w:t>2</w:t>
            </w:r>
          </w:p>
        </w:tc>
      </w:tr>
      <w:tr w:rsidR="00AC2565" w14:paraId="165C138A"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AF86113" w14:textId="77777777" w:rsidR="00AC2565" w:rsidRDefault="00FE2FAB">
            <w:pPr>
              <w:pStyle w:val="af0"/>
              <w:rPr>
                <w:rFonts w:hint="default"/>
              </w:rPr>
            </w:pPr>
            <w:r>
              <w:rPr>
                <w:rFonts w:ascii="Times New Roman"/>
              </w:rPr>
              <w:t>gdb</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5B11AC1" w14:textId="77777777" w:rsidR="00AC2565" w:rsidRDefault="00FE2FAB">
            <w:pPr>
              <w:pStyle w:val="af0"/>
              <w:rPr>
                <w:rFonts w:hint="default"/>
              </w:rPr>
            </w:pPr>
            <w:r>
              <w:rPr>
                <w:rFonts w:ascii="Times New Roman"/>
              </w:rPr>
              <w:t>4</w:t>
            </w:r>
          </w:p>
        </w:tc>
      </w:tr>
      <w:tr w:rsidR="00AC2565" w14:paraId="1CECB0D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5665C2A" w14:textId="77777777" w:rsidR="00AC2565" w:rsidRDefault="00FE2FAB">
            <w:pPr>
              <w:pStyle w:val="af0"/>
              <w:rPr>
                <w:rFonts w:hint="default"/>
              </w:rPr>
            </w:pPr>
            <w:r>
              <w:rPr>
                <w:rFonts w:ascii="Times New Roman"/>
              </w:rPr>
              <w:t>tar</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2EA9897" w14:textId="77777777" w:rsidR="00AC2565" w:rsidRDefault="00FE2FAB">
            <w:pPr>
              <w:pStyle w:val="af0"/>
              <w:rPr>
                <w:rFonts w:hint="default"/>
              </w:rPr>
            </w:pPr>
            <w:r>
              <w:rPr>
                <w:rFonts w:ascii="Times New Roman"/>
              </w:rPr>
              <w:t>2(</w:t>
            </w:r>
            <w:r>
              <w:rPr>
                <w:rFonts w:eastAsia="宋体"/>
                <w:lang w:val="zh-TW" w:eastAsia="zh-TW"/>
              </w:rPr>
              <w:t>错误输入强制退出时包含了</w:t>
            </w:r>
            <w:r>
              <w:rPr>
                <w:rFonts w:ascii="Times New Roman"/>
              </w:rPr>
              <w:t>5</w:t>
            </w:r>
            <w:r>
              <w:rPr>
                <w:rFonts w:eastAsia="宋体"/>
                <w:lang w:val="zh-TW" w:eastAsia="zh-TW"/>
              </w:rPr>
              <w:t>个</w:t>
            </w:r>
            <w:r>
              <w:rPr>
                <w:rFonts w:ascii="Times New Roman"/>
              </w:rPr>
              <w:t>)</w:t>
            </w:r>
          </w:p>
        </w:tc>
      </w:tr>
      <w:tr w:rsidR="00AC2565" w14:paraId="20A9F40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F484B92" w14:textId="77777777" w:rsidR="00AC2565" w:rsidRDefault="00FE2FAB">
            <w:pPr>
              <w:pStyle w:val="af0"/>
              <w:rPr>
                <w:rFonts w:hint="default"/>
              </w:rPr>
            </w:pPr>
            <w:r>
              <w:rPr>
                <w:rFonts w:ascii="Times New Roman"/>
              </w:rPr>
              <w:t>vi</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387ED5D" w14:textId="77777777" w:rsidR="00AC2565" w:rsidRDefault="00FE2FAB">
            <w:pPr>
              <w:pStyle w:val="af0"/>
              <w:rPr>
                <w:rFonts w:hint="default"/>
              </w:rPr>
            </w:pPr>
            <w:r>
              <w:rPr>
                <w:rFonts w:ascii="Times New Roman"/>
              </w:rPr>
              <w:t>4</w:t>
            </w:r>
          </w:p>
        </w:tc>
      </w:tr>
    </w:tbl>
    <w:p w14:paraId="3302C7CB" w14:textId="77777777" w:rsidR="00AC2565" w:rsidRDefault="00AC2565">
      <w:pPr>
        <w:pStyle w:val="a0"/>
        <w:spacing w:after="57"/>
        <w:ind w:left="55" w:hanging="55"/>
        <w:jc w:val="center"/>
        <w:rPr>
          <w:rFonts w:ascii="宋体" w:eastAsia="宋体" w:hAnsi="宋体" w:cs="宋体"/>
          <w:lang w:val="zh-TW" w:eastAsia="zh-TW"/>
        </w:rPr>
      </w:pPr>
    </w:p>
    <w:p w14:paraId="0CB79323" w14:textId="77777777" w:rsidR="00AC2565" w:rsidRDefault="00FE2FAB">
      <w:pPr>
        <w:pStyle w:val="a0"/>
        <w:spacing w:after="57"/>
        <w:ind w:firstLine="0"/>
        <w:jc w:val="left"/>
        <w:rPr>
          <w:shd w:val="clear" w:color="auto" w:fill="FFFF00"/>
        </w:rPr>
      </w:pPr>
      <w:r>
        <w:rPr>
          <w:rFonts w:eastAsia="宋体" w:hint="eastAsia"/>
          <w:lang w:val="zh-TW" w:eastAsia="zh-TW"/>
        </w:rPr>
        <w:t xml:space="preserve">    </w:t>
      </w:r>
      <w:r>
        <w:rPr>
          <w:rFonts w:eastAsia="宋体" w:hint="eastAsia"/>
          <w:lang w:val="zh-TW" w:eastAsia="zh-TW"/>
        </w:rPr>
        <w:t>由上表可知，正常运行的程序包含的最大</w:t>
      </w:r>
      <w:r>
        <w:t>gadget</w:t>
      </w:r>
      <w:r>
        <w:rPr>
          <w:rFonts w:eastAsia="宋体" w:hint="eastAsia"/>
          <w:lang w:val="zh-TW" w:eastAsia="zh-TW"/>
        </w:rPr>
        <w:t>链一般不超过</w:t>
      </w:r>
      <w:r>
        <w:t>5</w:t>
      </w:r>
      <w:r>
        <w:rPr>
          <w:rFonts w:eastAsia="宋体" w:hint="eastAsia"/>
          <w:lang w:val="zh-TW" w:eastAsia="zh-TW"/>
        </w:rPr>
        <w:t>个。已有研究中对于最大</w:t>
      </w:r>
      <w:r>
        <w:t>gadget</w:t>
      </w:r>
      <w:r>
        <w:rPr>
          <w:rFonts w:eastAsia="宋体" w:hint="eastAsia"/>
          <w:lang w:val="zh-TW" w:eastAsia="zh-TW"/>
        </w:rPr>
        <w:t>链的长度限定一般在</w:t>
      </w:r>
      <w:r>
        <w:t>5-20[1,10]</w:t>
      </w:r>
      <w:r>
        <w:rPr>
          <w:rFonts w:eastAsia="宋体" w:hint="eastAsia"/>
          <w:lang w:val="zh-TW" w:eastAsia="zh-TW"/>
        </w:rPr>
        <w:t>。本文采用较为保守的方案，将该阈值设置成</w:t>
      </w:r>
      <w:r>
        <w:t>10</w:t>
      </w:r>
      <w:r>
        <w:rPr>
          <w:rFonts w:eastAsia="宋体" w:hint="eastAsia"/>
          <w:lang w:val="zh-TW" w:eastAsia="zh-TW"/>
        </w:rPr>
        <w:t>。</w:t>
      </w:r>
    </w:p>
    <w:p w14:paraId="799457C4"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评估</w:t>
      </w:r>
    </w:p>
    <w:p w14:paraId="4AF7E0E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本节将对</w:t>
      </w:r>
      <w:r>
        <w:t>PerfCFI</w:t>
      </w:r>
      <w:r>
        <w:rPr>
          <w:rFonts w:eastAsia="宋体" w:hint="eastAsia"/>
          <w:lang w:val="zh-TW" w:eastAsia="zh-TW"/>
        </w:rPr>
        <w:t>原型系统的性能及安全性进行评估。</w:t>
      </w:r>
    </w:p>
    <w:p w14:paraId="227CE580" w14:textId="77777777" w:rsidR="00AC2565" w:rsidRDefault="00FE2FAB">
      <w:pPr>
        <w:pStyle w:val="2"/>
        <w:numPr>
          <w:ilvl w:val="1"/>
          <w:numId w:val="37"/>
        </w:numPr>
        <w:spacing w:before="71" w:after="71"/>
        <w:ind w:left="414" w:hanging="414"/>
        <w:rPr>
          <w:rFonts w:ascii="黑体" w:eastAsia="黑体" w:hAnsi="黑体" w:cs="黑体" w:hint="default"/>
          <w:lang w:val="zh-TW" w:eastAsia="zh-TW"/>
        </w:rPr>
      </w:pPr>
      <w:r>
        <w:rPr>
          <w:rFonts w:eastAsia="黑体"/>
          <w:lang w:eastAsia="zh-TW"/>
        </w:rPr>
        <w:t>性能评估</w:t>
      </w:r>
    </w:p>
    <w:p w14:paraId="2C7D2D9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我们的原型系统运行实验环境为：</w:t>
      </w:r>
      <w:r>
        <w:rPr>
          <w:lang w:eastAsia="zh-TW"/>
        </w:rPr>
        <w:t xml:space="preserve">Intel i5-3320M CPU 2.6GHz </w:t>
      </w:r>
      <w:r>
        <w:rPr>
          <w:rFonts w:eastAsia="宋体" w:hint="eastAsia"/>
          <w:lang w:val="zh-TW" w:eastAsia="zh-TW"/>
        </w:rPr>
        <w:t>、</w:t>
      </w:r>
      <w:r>
        <w:rPr>
          <w:lang w:eastAsia="zh-TW"/>
        </w:rPr>
        <w:t>4G RAM</w:t>
      </w:r>
      <w:r>
        <w:rPr>
          <w:rFonts w:eastAsia="宋体" w:hint="eastAsia"/>
          <w:lang w:val="zh-TW" w:eastAsia="zh-TW"/>
        </w:rPr>
        <w:t>；操作系统为</w:t>
      </w:r>
      <w:r>
        <w:rPr>
          <w:lang w:eastAsia="zh-TW"/>
        </w:rPr>
        <w:t>Ubuntu 15.04 X86_64</w:t>
      </w:r>
      <w:r>
        <w:rPr>
          <w:rFonts w:eastAsia="宋体" w:hint="eastAsia"/>
          <w:lang w:val="zh-TW" w:eastAsia="zh-TW"/>
        </w:rPr>
        <w:t>（内核版本</w:t>
      </w:r>
      <w:r>
        <w:rPr>
          <w:color w:val="FF0000"/>
          <w:u w:color="FF0000"/>
          <w:lang w:eastAsia="zh-TW"/>
        </w:rPr>
        <w:t>3.13.19</w:t>
      </w:r>
      <w:r>
        <w:rPr>
          <w:rFonts w:eastAsia="宋体" w:hint="eastAsia"/>
          <w:lang w:val="zh-TW" w:eastAsia="zh-TW"/>
        </w:rPr>
        <w:t>）。我们采用常用的</w:t>
      </w:r>
      <w:r>
        <w:rPr>
          <w:lang w:eastAsia="zh-TW"/>
        </w:rPr>
        <w:t>SPEC2006</w:t>
      </w:r>
      <w:r>
        <w:rPr>
          <w:rFonts w:eastAsia="宋体" w:hint="eastAsia"/>
          <w:lang w:val="zh-TW" w:eastAsia="zh-TW"/>
        </w:rPr>
        <w:t>作为</w:t>
      </w:r>
      <w:r>
        <w:rPr>
          <w:lang w:eastAsia="zh-TW"/>
        </w:rPr>
        <w:t>Benchmark</w:t>
      </w:r>
      <w:r>
        <w:rPr>
          <w:rFonts w:eastAsia="宋体" w:hint="eastAsia"/>
          <w:lang w:val="zh-TW" w:eastAsia="zh-TW"/>
        </w:rPr>
        <w:t>对</w:t>
      </w:r>
      <w:r>
        <w:rPr>
          <w:lang w:eastAsia="zh-TW"/>
        </w:rPr>
        <w:t>PerfCFI</w:t>
      </w:r>
      <w:r>
        <w:rPr>
          <w:rFonts w:eastAsia="宋体" w:hint="eastAsia"/>
          <w:lang w:val="zh-TW" w:eastAsia="zh-TW"/>
        </w:rPr>
        <w:t>的性能开销进行了评估。</w:t>
      </w:r>
    </w:p>
    <w:p w14:paraId="594A449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首先，我们针对</w:t>
      </w:r>
      <w:r>
        <w:t>SPEC2006</w:t>
      </w:r>
      <w:r>
        <w:rPr>
          <w:rFonts w:eastAsia="宋体" w:hint="eastAsia"/>
          <w:lang w:val="zh-TW" w:eastAsia="zh-TW"/>
        </w:rPr>
        <w:t>中分支的相关事件数进行了采样，如表</w:t>
      </w:r>
      <w:r>
        <w:t>3</w:t>
      </w:r>
      <w:r>
        <w:rPr>
          <w:rFonts w:eastAsia="宋体" w:hint="eastAsia"/>
          <w:lang w:val="zh-TW" w:eastAsia="zh-TW"/>
        </w:rPr>
        <w:t>所示：</w:t>
      </w:r>
    </w:p>
    <w:p w14:paraId="1135DC5A" w14:textId="77777777" w:rsidR="00AC2565" w:rsidRDefault="00FE2FAB">
      <w:pPr>
        <w:pStyle w:val="a0"/>
        <w:spacing w:before="142"/>
        <w:ind w:firstLine="372"/>
        <w:jc w:val="center"/>
      </w:pPr>
      <w:r>
        <w:t>Table.3  Branch event count of SPEC2006 benchmark</w:t>
      </w:r>
    </w:p>
    <w:p w14:paraId="5A532277" w14:textId="77777777" w:rsidR="00AC2565" w:rsidRDefault="00FE2FAB">
      <w:pPr>
        <w:pStyle w:val="a0"/>
        <w:spacing w:after="142"/>
        <w:ind w:firstLine="372"/>
        <w:jc w:val="center"/>
        <w:rPr>
          <w:rFonts w:ascii="宋体" w:eastAsia="宋体" w:hAnsi="宋体" w:cs="宋体"/>
          <w:lang w:val="zh-TW" w:eastAsia="zh-TW"/>
        </w:rPr>
      </w:pPr>
      <w:r>
        <w:rPr>
          <w:rFonts w:eastAsia="宋体" w:hint="eastAsia"/>
          <w:lang w:val="zh-TW" w:eastAsia="zh-TW"/>
        </w:rPr>
        <w:t>表</w:t>
      </w:r>
      <w:r>
        <w:t>3  SPEC2006</w:t>
      </w:r>
      <w:r>
        <w:rPr>
          <w:rFonts w:eastAsia="宋体" w:hint="eastAsia"/>
          <w:lang w:val="zh-TW" w:eastAsia="zh-TW"/>
        </w:rPr>
        <w:t>上分支相关事件计数</w:t>
      </w:r>
    </w:p>
    <w:tbl>
      <w:tblPr>
        <w:tblStyle w:val="TableNormal"/>
        <w:tblW w:w="7654"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42"/>
        <w:gridCol w:w="1843"/>
        <w:gridCol w:w="1985"/>
        <w:gridCol w:w="1984"/>
      </w:tblGrid>
      <w:tr w:rsidR="00AC2565" w14:paraId="18734DE2" w14:textId="77777777">
        <w:trPr>
          <w:trHeight w:val="385"/>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5E0ACB" w14:textId="77777777" w:rsidR="00AC2565" w:rsidRDefault="00AC2565">
            <w:pPr>
              <w:rPr>
                <w:lang w:eastAsia="zh-CN"/>
              </w:rPr>
            </w:pP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0E63D" w14:textId="77777777" w:rsidR="00AC2565" w:rsidRDefault="00FE2FAB">
            <w:pPr>
              <w:pStyle w:val="a0"/>
              <w:spacing w:after="142"/>
              <w:ind w:firstLine="0"/>
            </w:pPr>
            <w:r>
              <w:rPr>
                <w:rFonts w:eastAsia="宋体" w:hint="eastAsia"/>
                <w:lang w:val="zh-TW" w:eastAsia="zh-TW"/>
              </w:rPr>
              <w:t>执行的间接分支数</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1D797D" w14:textId="77777777" w:rsidR="00AC2565" w:rsidRDefault="00FE2FAB">
            <w:pPr>
              <w:pStyle w:val="a0"/>
              <w:spacing w:after="142"/>
              <w:ind w:firstLine="372"/>
              <w:jc w:val="center"/>
            </w:pPr>
            <w:r>
              <w:rPr>
                <w:rFonts w:eastAsia="宋体" w:hint="eastAsia"/>
                <w:lang w:val="zh-TW" w:eastAsia="zh-TW"/>
              </w:rPr>
              <w:t>预测失败的间接分支执行事件数</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CAAD9E" w14:textId="77777777" w:rsidR="00AC2565" w:rsidRDefault="00FE2FAB">
            <w:pPr>
              <w:pStyle w:val="a0"/>
              <w:spacing w:after="142"/>
              <w:ind w:firstLine="372"/>
              <w:jc w:val="center"/>
            </w:pPr>
            <w:r>
              <w:rPr>
                <w:rFonts w:eastAsia="宋体" w:hint="eastAsia"/>
                <w:lang w:val="zh-TW" w:eastAsia="zh-TW"/>
              </w:rPr>
              <w:t>所需检查的分支减少比例</w:t>
            </w:r>
          </w:p>
        </w:tc>
      </w:tr>
      <w:tr w:rsidR="00AC2565" w14:paraId="5770D18C"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F9585" w14:textId="77777777" w:rsidR="00AC2565" w:rsidRDefault="00FE2FAB">
            <w:pPr>
              <w:pStyle w:val="a0"/>
              <w:spacing w:after="142"/>
              <w:ind w:firstLine="372"/>
              <w:jc w:val="center"/>
            </w:pPr>
            <w:r>
              <w:t>429.mcf</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97CE8F" w14:textId="77777777" w:rsidR="00AC2565" w:rsidRDefault="00FE2FAB">
            <w:pPr>
              <w:pStyle w:val="a0"/>
              <w:spacing w:after="142"/>
              <w:ind w:firstLine="372"/>
              <w:jc w:val="center"/>
            </w:pPr>
            <w:r>
              <w:t>1254075</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DC031C" w14:textId="77777777" w:rsidR="00AC2565" w:rsidRDefault="00FE2FAB">
            <w:pPr>
              <w:pStyle w:val="a0"/>
              <w:spacing w:after="142"/>
              <w:ind w:firstLine="372"/>
              <w:jc w:val="center"/>
            </w:pPr>
            <w:r>
              <w:t>8556327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704E19" w14:textId="77777777" w:rsidR="00AC2565" w:rsidRDefault="00FE2FAB">
            <w:pPr>
              <w:pStyle w:val="a0"/>
              <w:spacing w:after="142"/>
              <w:ind w:firstLine="372"/>
              <w:jc w:val="center"/>
            </w:pPr>
            <w:r>
              <w:t>85.34%</w:t>
            </w:r>
          </w:p>
        </w:tc>
      </w:tr>
      <w:tr w:rsidR="00AC2565" w14:paraId="3430022A"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3D81B" w14:textId="77777777" w:rsidR="00AC2565" w:rsidRDefault="00FE2FAB">
            <w:pPr>
              <w:pStyle w:val="a0"/>
              <w:spacing w:after="142"/>
              <w:ind w:firstLine="372"/>
              <w:jc w:val="center"/>
            </w:pPr>
            <w:r>
              <w:t>445.gobmk</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63B07" w14:textId="77777777" w:rsidR="00AC2565" w:rsidRDefault="00FE2FAB">
            <w:pPr>
              <w:pStyle w:val="a0"/>
              <w:spacing w:after="142"/>
              <w:ind w:firstLine="372"/>
              <w:jc w:val="center"/>
            </w:pPr>
            <w:r>
              <w:t>33486205</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B376BA" w14:textId="77777777" w:rsidR="00AC2565" w:rsidRDefault="00FE2FAB">
            <w:pPr>
              <w:pStyle w:val="a0"/>
              <w:spacing w:after="142"/>
              <w:ind w:firstLine="372"/>
              <w:jc w:val="center"/>
            </w:pPr>
            <w:r>
              <w:t>808133481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DE88B9" w14:textId="77777777" w:rsidR="00AC2565" w:rsidRDefault="00FE2FAB">
            <w:pPr>
              <w:pStyle w:val="a0"/>
              <w:spacing w:after="142"/>
              <w:ind w:firstLine="372"/>
              <w:jc w:val="center"/>
            </w:pPr>
            <w:r>
              <w:t>95.85%</w:t>
            </w:r>
          </w:p>
        </w:tc>
      </w:tr>
      <w:tr w:rsidR="00AC2565" w14:paraId="763F0339"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CFE0BF" w14:textId="77777777" w:rsidR="00AC2565" w:rsidRDefault="00FE2FAB">
            <w:pPr>
              <w:pStyle w:val="a0"/>
              <w:spacing w:after="142"/>
              <w:ind w:firstLine="372"/>
              <w:jc w:val="center"/>
            </w:pPr>
            <w:r>
              <w:lastRenderedPageBreak/>
              <w:t>456.hmmer</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EDD0E9" w14:textId="77777777" w:rsidR="00AC2565" w:rsidRDefault="00FE2FAB">
            <w:pPr>
              <w:pStyle w:val="a0"/>
              <w:spacing w:after="142"/>
              <w:ind w:firstLine="372"/>
              <w:jc w:val="center"/>
            </w:pPr>
            <w:r>
              <w:t>1263206</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4461A" w14:textId="77777777" w:rsidR="00AC2565" w:rsidRDefault="00FE2FAB">
            <w:pPr>
              <w:pStyle w:val="a0"/>
              <w:spacing w:after="142"/>
              <w:ind w:firstLine="372"/>
              <w:jc w:val="center"/>
            </w:pPr>
            <w:r>
              <w:t>8658138</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B2038E" w14:textId="77777777" w:rsidR="00AC2565" w:rsidRDefault="00FE2FAB">
            <w:pPr>
              <w:pStyle w:val="a0"/>
              <w:spacing w:after="142"/>
              <w:ind w:firstLine="372"/>
              <w:jc w:val="center"/>
            </w:pPr>
            <w:r>
              <w:t>85.41%</w:t>
            </w:r>
          </w:p>
        </w:tc>
      </w:tr>
      <w:tr w:rsidR="00AC2565" w14:paraId="7ECBAE57"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6B9B17" w14:textId="77777777" w:rsidR="00AC2565" w:rsidRDefault="00FE2FAB">
            <w:pPr>
              <w:pStyle w:val="a0"/>
              <w:spacing w:after="142"/>
              <w:ind w:firstLine="372"/>
              <w:jc w:val="center"/>
            </w:pPr>
            <w:r>
              <w:t>462.libquantum</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29A516" w14:textId="77777777" w:rsidR="00AC2565" w:rsidRDefault="00FE2FAB">
            <w:pPr>
              <w:pStyle w:val="a0"/>
              <w:spacing w:after="142"/>
              <w:ind w:firstLine="372"/>
              <w:jc w:val="center"/>
            </w:pPr>
            <w:r>
              <w:t>695361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F0DC5" w14:textId="77777777" w:rsidR="00AC2565" w:rsidRDefault="00FE2FAB">
            <w:pPr>
              <w:pStyle w:val="a0"/>
              <w:spacing w:after="142"/>
              <w:ind w:firstLine="372"/>
              <w:jc w:val="center"/>
            </w:pPr>
            <w:r>
              <w:t>5009294</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AFEAB3" w14:textId="77777777" w:rsidR="00AC2565" w:rsidRDefault="00FE2FAB">
            <w:pPr>
              <w:pStyle w:val="a0"/>
              <w:spacing w:after="142"/>
              <w:ind w:firstLine="372"/>
              <w:jc w:val="center"/>
            </w:pPr>
            <w:r>
              <w:t>86.11%</w:t>
            </w:r>
          </w:p>
        </w:tc>
      </w:tr>
      <w:tr w:rsidR="00AC2565" w14:paraId="0BEAF2E0"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C443A" w14:textId="77777777" w:rsidR="00AC2565" w:rsidRDefault="00FE2FAB">
            <w:pPr>
              <w:pStyle w:val="a0"/>
              <w:spacing w:after="142"/>
              <w:ind w:firstLine="372"/>
              <w:jc w:val="center"/>
            </w:pPr>
            <w:r>
              <w:t>464.h264ref</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025265" w14:textId="77777777" w:rsidR="00AC2565" w:rsidRDefault="00FE2FAB">
            <w:pPr>
              <w:pStyle w:val="a0"/>
              <w:spacing w:after="142"/>
              <w:ind w:firstLine="372"/>
              <w:jc w:val="center"/>
            </w:pPr>
            <w:r>
              <w:t>3860320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FA0B2" w14:textId="77777777" w:rsidR="00AC2565" w:rsidRDefault="00FE2FAB">
            <w:pPr>
              <w:pStyle w:val="a0"/>
              <w:spacing w:after="142"/>
              <w:ind w:firstLine="372"/>
              <w:jc w:val="center"/>
            </w:pPr>
            <w:r>
              <w:t>26420321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48263" w14:textId="77777777" w:rsidR="00AC2565" w:rsidRDefault="00FE2FAB">
            <w:pPr>
              <w:pStyle w:val="a0"/>
              <w:spacing w:after="142"/>
              <w:ind w:firstLine="372"/>
              <w:jc w:val="center"/>
            </w:pPr>
            <w:r>
              <w:t>85.38%</w:t>
            </w:r>
          </w:p>
        </w:tc>
      </w:tr>
      <w:tr w:rsidR="00AC2565" w14:paraId="59E35065"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7425DC" w14:textId="77777777" w:rsidR="00AC2565" w:rsidRDefault="00FE2FAB">
            <w:pPr>
              <w:pStyle w:val="a0"/>
              <w:spacing w:after="142"/>
              <w:ind w:firstLine="372"/>
              <w:jc w:val="center"/>
            </w:pPr>
            <w:r>
              <w:t>471.omnetpp</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DD4263" w14:textId="77777777" w:rsidR="00AC2565" w:rsidRDefault="00FE2FAB">
            <w:pPr>
              <w:pStyle w:val="a0"/>
              <w:spacing w:after="142"/>
              <w:ind w:firstLine="372"/>
              <w:jc w:val="center"/>
            </w:pPr>
            <w:r>
              <w:t>3884031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8A52A" w14:textId="77777777" w:rsidR="00AC2565" w:rsidRDefault="00FE2FAB">
            <w:pPr>
              <w:pStyle w:val="a0"/>
              <w:spacing w:after="142"/>
              <w:ind w:firstLine="372"/>
              <w:jc w:val="center"/>
            </w:pPr>
            <w:r>
              <w:t>28671677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4DD86" w14:textId="77777777" w:rsidR="00AC2565" w:rsidRDefault="00FE2FAB">
            <w:pPr>
              <w:pStyle w:val="a0"/>
              <w:spacing w:after="142"/>
              <w:ind w:firstLine="372"/>
              <w:jc w:val="center"/>
            </w:pPr>
            <w:r>
              <w:t>86.45%</w:t>
            </w:r>
          </w:p>
        </w:tc>
      </w:tr>
      <w:tr w:rsidR="00AC2565" w14:paraId="5FDADF8D"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01022" w14:textId="77777777" w:rsidR="00AC2565" w:rsidRDefault="00FE2FAB">
            <w:pPr>
              <w:pStyle w:val="a0"/>
              <w:spacing w:after="142"/>
              <w:ind w:firstLine="372"/>
              <w:jc w:val="center"/>
            </w:pPr>
            <w:r>
              <w:t>473.astar</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788DF" w14:textId="77777777" w:rsidR="00AC2565" w:rsidRDefault="00FE2FAB">
            <w:pPr>
              <w:pStyle w:val="a0"/>
              <w:spacing w:after="142"/>
              <w:ind w:firstLine="372"/>
              <w:jc w:val="center"/>
            </w:pPr>
            <w:r>
              <w:t>1278374</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DAA668" w14:textId="77777777" w:rsidR="00AC2565" w:rsidRDefault="00FE2FAB">
            <w:pPr>
              <w:pStyle w:val="a0"/>
              <w:spacing w:after="142"/>
              <w:ind w:firstLine="372"/>
              <w:jc w:val="center"/>
            </w:pPr>
            <w:r>
              <w:t>8642528</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2ECF7E" w14:textId="77777777" w:rsidR="00AC2565" w:rsidRDefault="00FE2FAB">
            <w:pPr>
              <w:pStyle w:val="a0"/>
              <w:spacing w:after="142"/>
              <w:ind w:firstLine="372"/>
              <w:jc w:val="center"/>
            </w:pPr>
            <w:r>
              <w:t>85.20%</w:t>
            </w:r>
          </w:p>
        </w:tc>
      </w:tr>
      <w:tr w:rsidR="00AC2565" w14:paraId="15B1A029"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F08B3" w14:textId="77777777" w:rsidR="00AC2565" w:rsidRDefault="00FE2FAB">
            <w:pPr>
              <w:pStyle w:val="a0"/>
              <w:spacing w:after="142"/>
              <w:ind w:firstLine="372"/>
              <w:jc w:val="center"/>
            </w:pPr>
            <w:r>
              <w:t>433.milc</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BDAB1F" w14:textId="77777777" w:rsidR="00AC2565" w:rsidRDefault="00FE2FAB">
            <w:pPr>
              <w:pStyle w:val="a0"/>
              <w:spacing w:after="142"/>
              <w:ind w:firstLine="372"/>
              <w:jc w:val="center"/>
            </w:pPr>
            <w:r>
              <w:t>653106</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5A93E9" w14:textId="77777777" w:rsidR="00AC2565" w:rsidRDefault="00FE2FAB">
            <w:pPr>
              <w:pStyle w:val="a0"/>
              <w:spacing w:after="142"/>
              <w:ind w:firstLine="372"/>
              <w:jc w:val="center"/>
            </w:pPr>
            <w:r>
              <w:t>4457463</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92EB5" w14:textId="77777777" w:rsidR="00AC2565" w:rsidRDefault="00FE2FAB">
            <w:pPr>
              <w:pStyle w:val="a0"/>
              <w:spacing w:after="142"/>
              <w:ind w:firstLine="372"/>
              <w:jc w:val="center"/>
            </w:pPr>
            <w:r>
              <w:t>85.34%</w:t>
            </w:r>
          </w:p>
        </w:tc>
      </w:tr>
      <w:tr w:rsidR="00AC2565" w14:paraId="1ED54E00"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5A0688" w14:textId="77777777" w:rsidR="00AC2565" w:rsidRDefault="00FE2FAB">
            <w:pPr>
              <w:pStyle w:val="a0"/>
              <w:spacing w:after="142"/>
              <w:ind w:firstLine="372"/>
              <w:jc w:val="center"/>
            </w:pPr>
            <w:r>
              <w:t>444.namd</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B96DBE" w14:textId="77777777" w:rsidR="00AC2565" w:rsidRDefault="00FE2FAB">
            <w:pPr>
              <w:pStyle w:val="a0"/>
              <w:spacing w:after="142"/>
              <w:ind w:firstLine="372"/>
              <w:jc w:val="center"/>
            </w:pPr>
            <w:r>
              <w:t>1185799</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3DFCD" w14:textId="77777777" w:rsidR="00AC2565" w:rsidRDefault="00FE2FAB">
            <w:pPr>
              <w:pStyle w:val="a0"/>
              <w:spacing w:after="142"/>
              <w:ind w:firstLine="372"/>
              <w:jc w:val="center"/>
            </w:pPr>
            <w:r>
              <w:t>8169297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9D83C6" w14:textId="77777777" w:rsidR="00AC2565" w:rsidRDefault="00FE2FAB">
            <w:pPr>
              <w:pStyle w:val="a0"/>
              <w:spacing w:after="142"/>
              <w:ind w:firstLine="372"/>
              <w:jc w:val="center"/>
            </w:pPr>
            <w:r>
              <w:t>85.48%</w:t>
            </w:r>
          </w:p>
        </w:tc>
      </w:tr>
      <w:tr w:rsidR="00AC2565" w14:paraId="27ACCCB3"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1E0E45" w14:textId="77777777" w:rsidR="00AC2565" w:rsidRDefault="00FE2FAB">
            <w:pPr>
              <w:pStyle w:val="a0"/>
              <w:spacing w:after="142"/>
              <w:ind w:firstLine="372"/>
              <w:jc w:val="center"/>
            </w:pPr>
            <w:r>
              <w:t>447.dealII</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1656B7" w14:textId="77777777" w:rsidR="00AC2565" w:rsidRDefault="00FE2FAB">
            <w:pPr>
              <w:pStyle w:val="a0"/>
              <w:spacing w:after="142"/>
              <w:ind w:firstLine="372"/>
              <w:jc w:val="center"/>
            </w:pPr>
            <w:r>
              <w:t>607929978</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988D0" w14:textId="77777777" w:rsidR="00AC2565" w:rsidRDefault="00FE2FAB">
            <w:pPr>
              <w:pStyle w:val="a0"/>
              <w:spacing w:after="142"/>
              <w:ind w:firstLine="372"/>
              <w:jc w:val="center"/>
            </w:pPr>
            <w:r>
              <w:t>4557668892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287B5" w14:textId="77777777" w:rsidR="00AC2565" w:rsidRDefault="00FE2FAB">
            <w:pPr>
              <w:pStyle w:val="a0"/>
              <w:spacing w:after="142"/>
              <w:ind w:firstLine="372"/>
              <w:jc w:val="center"/>
            </w:pPr>
            <w:r>
              <w:t>86.66%</w:t>
            </w:r>
          </w:p>
        </w:tc>
      </w:tr>
      <w:tr w:rsidR="00AC2565" w14:paraId="1F7A84B6"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5AD5F" w14:textId="77777777" w:rsidR="00AC2565" w:rsidRDefault="00FE2FAB">
            <w:pPr>
              <w:pStyle w:val="a0"/>
              <w:spacing w:after="142"/>
              <w:ind w:firstLine="372"/>
              <w:jc w:val="center"/>
            </w:pPr>
            <w:r>
              <w:t>450.soplex</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48D949" w14:textId="77777777" w:rsidR="00AC2565" w:rsidRDefault="00FE2FAB">
            <w:pPr>
              <w:pStyle w:val="a0"/>
              <w:spacing w:after="142"/>
              <w:ind w:firstLine="372"/>
              <w:jc w:val="center"/>
            </w:pPr>
            <w:r>
              <w:t>2529271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49775" w14:textId="77777777" w:rsidR="00AC2565" w:rsidRDefault="00FE2FAB">
            <w:pPr>
              <w:pStyle w:val="a0"/>
              <w:spacing w:after="142"/>
              <w:ind w:firstLine="372"/>
              <w:jc w:val="center"/>
            </w:pPr>
            <w:r>
              <w:t>17239736</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F31BB4" w14:textId="77777777" w:rsidR="00AC2565" w:rsidRDefault="00FE2FAB">
            <w:pPr>
              <w:pStyle w:val="a0"/>
              <w:spacing w:after="142"/>
              <w:ind w:firstLine="372"/>
              <w:jc w:val="center"/>
            </w:pPr>
            <w:r>
              <w:t>85.32%</w:t>
            </w:r>
          </w:p>
        </w:tc>
      </w:tr>
      <w:tr w:rsidR="00AC2565" w14:paraId="62BE807C"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41F60F" w14:textId="77777777" w:rsidR="00AC2565" w:rsidRDefault="00FE2FAB">
            <w:pPr>
              <w:pStyle w:val="a0"/>
              <w:spacing w:after="142"/>
              <w:ind w:firstLine="372"/>
              <w:jc w:val="center"/>
            </w:pPr>
            <w:r>
              <w:t>470.lbm</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98348" w14:textId="77777777" w:rsidR="00AC2565" w:rsidRDefault="00FE2FAB">
            <w:pPr>
              <w:pStyle w:val="a0"/>
              <w:spacing w:after="142"/>
              <w:ind w:firstLine="372"/>
              <w:jc w:val="center"/>
            </w:pPr>
            <w:r>
              <w:t>665000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E0EDD" w14:textId="77777777" w:rsidR="00AC2565" w:rsidRDefault="00FE2FAB">
            <w:pPr>
              <w:pStyle w:val="a0"/>
              <w:spacing w:after="142"/>
              <w:ind w:firstLine="372"/>
              <w:jc w:val="center"/>
            </w:pPr>
            <w:r>
              <w:t>4557532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0D067B" w14:textId="77777777" w:rsidR="00AC2565" w:rsidRDefault="00FE2FAB">
            <w:pPr>
              <w:pStyle w:val="a0"/>
              <w:spacing w:after="142"/>
              <w:ind w:firstLine="372"/>
              <w:jc w:val="center"/>
            </w:pPr>
            <w:r>
              <w:t>85.40%</w:t>
            </w:r>
          </w:p>
        </w:tc>
      </w:tr>
      <w:tr w:rsidR="00AC2565" w14:paraId="58EED99D"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541327" w14:textId="77777777" w:rsidR="00AC2565" w:rsidRDefault="00FE2FAB">
            <w:pPr>
              <w:pStyle w:val="a0"/>
              <w:spacing w:after="142"/>
              <w:ind w:firstLine="372"/>
              <w:jc w:val="center"/>
            </w:pPr>
            <w:r>
              <w:t>482.sphinx3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F8D8B" w14:textId="77777777" w:rsidR="00AC2565" w:rsidRDefault="00FE2FAB">
            <w:pPr>
              <w:pStyle w:val="a0"/>
              <w:spacing w:after="142"/>
              <w:ind w:firstLine="372"/>
              <w:jc w:val="center"/>
            </w:pPr>
            <w:r>
              <w:t>10352577</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95E730" w14:textId="77777777" w:rsidR="00AC2565" w:rsidRDefault="00FE2FAB">
            <w:pPr>
              <w:pStyle w:val="a0"/>
              <w:spacing w:after="142"/>
              <w:ind w:firstLine="372"/>
              <w:jc w:val="center"/>
            </w:pPr>
            <w:r>
              <w:t>75785775</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D2E02B" w14:textId="77777777" w:rsidR="00AC2565" w:rsidRDefault="00FE2FAB">
            <w:pPr>
              <w:pStyle w:val="a0"/>
              <w:spacing w:after="142"/>
              <w:ind w:firstLine="372"/>
              <w:jc w:val="center"/>
            </w:pPr>
            <w:r>
              <w:t>86.33%</w:t>
            </w:r>
          </w:p>
        </w:tc>
      </w:tr>
    </w:tbl>
    <w:p w14:paraId="5E1F4FF3" w14:textId="77777777" w:rsidR="00AC2565" w:rsidRDefault="00AC2565">
      <w:pPr>
        <w:pStyle w:val="a0"/>
        <w:spacing w:after="142"/>
        <w:ind w:left="534" w:hanging="162"/>
        <w:jc w:val="center"/>
        <w:rPr>
          <w:rFonts w:ascii="宋体" w:eastAsia="宋体" w:hAnsi="宋体" w:cs="宋体"/>
          <w:lang w:val="zh-TW" w:eastAsia="zh-TW"/>
        </w:rPr>
      </w:pPr>
    </w:p>
    <w:p w14:paraId="724AF70A" w14:textId="77777777" w:rsidR="00AC2565" w:rsidRDefault="00AC2565">
      <w:pPr>
        <w:pStyle w:val="a0"/>
        <w:spacing w:after="142"/>
        <w:ind w:firstLine="372"/>
        <w:jc w:val="center"/>
        <w:rPr>
          <w:rFonts w:ascii="宋体" w:eastAsia="宋体" w:hAnsi="宋体" w:cs="宋体"/>
          <w:lang w:val="zh-TW" w:eastAsia="zh-TW"/>
        </w:rPr>
      </w:pPr>
    </w:p>
    <w:p w14:paraId="40F42BB3"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由上表可以看出本文利用硬件</w:t>
      </w:r>
      <w:r>
        <w:t>BPU</w:t>
      </w:r>
      <w:r>
        <w:rPr>
          <w:rFonts w:eastAsia="宋体" w:hint="eastAsia"/>
          <w:lang w:val="zh-TW" w:eastAsia="zh-TW"/>
        </w:rPr>
        <w:t>的特性，能够将所需检查的间接分支平均减少</w:t>
      </w:r>
      <w:r>
        <w:t>86.49%</w:t>
      </w:r>
      <w:r>
        <w:rPr>
          <w:rFonts w:eastAsia="宋体" w:hint="eastAsia"/>
          <w:lang w:val="zh-TW" w:eastAsia="zh-TW"/>
        </w:rPr>
        <w:t>（最多的减少了</w:t>
      </w:r>
      <w:r>
        <w:t>95%</w:t>
      </w:r>
      <w:r>
        <w:rPr>
          <w:rFonts w:eastAsia="宋体" w:hint="eastAsia"/>
          <w:lang w:val="zh-TW" w:eastAsia="zh-TW"/>
        </w:rPr>
        <w:t>，最少减少了</w:t>
      </w:r>
      <w:r>
        <w:t>85.21%</w:t>
      </w:r>
      <w:r>
        <w:rPr>
          <w:rFonts w:eastAsia="宋体" w:hint="eastAsia"/>
          <w:lang w:val="zh-TW" w:eastAsia="zh-TW"/>
        </w:rPr>
        <w:t>）。</w:t>
      </w:r>
      <w:commentRangeStart w:id="621"/>
      <w:r>
        <w:rPr>
          <w:rFonts w:eastAsia="宋体" w:hint="eastAsia"/>
          <w:lang w:val="zh-TW" w:eastAsia="zh-TW"/>
        </w:rPr>
        <w:t>与</w:t>
      </w:r>
      <w:r>
        <w:t>CFIGuard [19]</w:t>
      </w:r>
      <w:r>
        <w:rPr>
          <w:rFonts w:eastAsia="宋体" w:hint="eastAsia"/>
          <w:lang w:val="zh-TW" w:eastAsia="zh-TW"/>
        </w:rPr>
        <w:t>每</w:t>
      </w:r>
      <w:r>
        <w:t>16</w:t>
      </w:r>
      <w:r>
        <w:rPr>
          <w:rFonts w:eastAsia="宋体" w:hint="eastAsia"/>
          <w:lang w:val="zh-TW" w:eastAsia="zh-TW"/>
        </w:rPr>
        <w:t>个分支做一次检查相比，</w:t>
      </w:r>
      <w:r>
        <w:t>PerfCFI</w:t>
      </w:r>
      <w:r>
        <w:rPr>
          <w:rFonts w:eastAsia="宋体" w:hint="eastAsia"/>
          <w:lang w:val="zh-TW" w:eastAsia="zh-TW"/>
        </w:rPr>
        <w:t>所需进行的检查数约为其</w:t>
      </w:r>
      <w:r>
        <w:t>2.17</w:t>
      </w:r>
      <w:r>
        <w:rPr>
          <w:rFonts w:eastAsia="宋体" w:hint="eastAsia"/>
          <w:lang w:val="zh-TW" w:eastAsia="zh-TW"/>
        </w:rPr>
        <w:t>倍，</w:t>
      </w:r>
      <w:commentRangeEnd w:id="621"/>
      <w:r>
        <w:commentReference w:id="621"/>
      </w:r>
      <w:r>
        <w:rPr>
          <w:rFonts w:eastAsia="宋体" w:hint="eastAsia"/>
          <w:lang w:val="zh-TW" w:eastAsia="zh-TW"/>
        </w:rPr>
        <w:t>考虑到系统调用进行的检查，两者实际进行检查数的比率应该低于该值，因此本文检测方法引入的性能开销应该在</w:t>
      </w:r>
      <w:r>
        <w:t>6.3%</w:t>
      </w:r>
      <w:r>
        <w:rPr>
          <w:rFonts w:eastAsia="宋体" w:hint="eastAsia"/>
          <w:lang w:val="zh-TW" w:eastAsia="zh-TW"/>
        </w:rPr>
        <w:t>以内（</w:t>
      </w:r>
      <w:r>
        <w:t>16*2.17=6.3</w:t>
      </w:r>
      <w:r>
        <w:rPr>
          <w:rFonts w:eastAsia="宋体" w:hint="eastAsia"/>
          <w:lang w:val="zh-TW" w:eastAsia="zh-TW"/>
        </w:rPr>
        <w:t>）。</w:t>
      </w:r>
    </w:p>
    <w:p w14:paraId="723D4F9C"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为了进一步确认</w:t>
      </w:r>
      <w:r>
        <w:t>PerfCFI</w:t>
      </w:r>
      <w:r>
        <w:rPr>
          <w:rFonts w:eastAsia="宋体" w:hint="eastAsia"/>
          <w:lang w:val="zh-TW" w:eastAsia="zh-TW"/>
        </w:rPr>
        <w:t>真实引入的性能开销，本文对开启</w:t>
      </w:r>
      <w:r>
        <w:t>PerfCFI</w:t>
      </w:r>
      <w:r>
        <w:rPr>
          <w:rFonts w:eastAsia="宋体" w:hint="eastAsia"/>
          <w:lang w:val="zh-TW" w:eastAsia="zh-TW"/>
        </w:rPr>
        <w:t>和未开启</w:t>
      </w:r>
      <w:r>
        <w:t>PerfCFI</w:t>
      </w:r>
      <w:r>
        <w:rPr>
          <w:rFonts w:eastAsia="宋体" w:hint="eastAsia"/>
          <w:lang w:val="zh-TW" w:eastAsia="zh-TW"/>
        </w:rPr>
        <w:t>下的</w:t>
      </w:r>
      <w:r>
        <w:t>SPEC2006</w:t>
      </w:r>
      <w:r>
        <w:rPr>
          <w:rFonts w:eastAsia="宋体" w:hint="eastAsia"/>
          <w:lang w:val="zh-TW" w:eastAsia="zh-TW"/>
        </w:rPr>
        <w:t>程序分别进行了性能采样（每个程序运行</w:t>
      </w:r>
      <w:r>
        <w:t>10</w:t>
      </w:r>
      <w:r>
        <w:rPr>
          <w:rFonts w:eastAsia="宋体" w:hint="eastAsia"/>
          <w:lang w:val="zh-TW" w:eastAsia="zh-TW"/>
        </w:rPr>
        <w:t>遍取平均值），性能评估结果对比如图</w:t>
      </w:r>
      <w:r>
        <w:t>3</w:t>
      </w:r>
      <w:r>
        <w:rPr>
          <w:rFonts w:eastAsia="宋体" w:hint="eastAsia"/>
          <w:lang w:val="zh-TW" w:eastAsia="zh-TW"/>
        </w:rPr>
        <w:t>所示。</w:t>
      </w:r>
    </w:p>
    <w:p w14:paraId="35240EDB" w14:textId="77777777" w:rsidR="00AC2565" w:rsidRDefault="00FE2FAB">
      <w:pPr>
        <w:pStyle w:val="a0"/>
        <w:ind w:firstLine="372"/>
        <w:jc w:val="center"/>
      </w:pPr>
      <w:r>
        <w:rPr>
          <w:noProof/>
        </w:rPr>
        <w:drawing>
          <wp:inline distT="0" distB="0" distL="0" distR="0" wp14:anchorId="61E82070" wp14:editId="2131435A">
            <wp:extent cx="3850661" cy="1785262"/>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png"/>
                    <pic:cNvPicPr/>
                  </pic:nvPicPr>
                  <pic:blipFill>
                    <a:blip r:embed="rId14">
                      <a:extLst/>
                    </a:blip>
                    <a:stretch>
                      <a:fillRect/>
                    </a:stretch>
                  </pic:blipFill>
                  <pic:spPr>
                    <a:xfrm>
                      <a:off x="0" y="0"/>
                      <a:ext cx="3850661" cy="1785262"/>
                    </a:xfrm>
                    <a:prstGeom prst="rect">
                      <a:avLst/>
                    </a:prstGeom>
                    <a:ln w="12700" cap="flat">
                      <a:noFill/>
                      <a:miter lim="400000"/>
                    </a:ln>
                    <a:effectLst/>
                  </pic:spPr>
                </pic:pic>
              </a:graphicData>
            </a:graphic>
          </wp:inline>
        </w:drawing>
      </w:r>
    </w:p>
    <w:p w14:paraId="435AB2B6" w14:textId="77777777" w:rsidR="00AC2565" w:rsidRDefault="00FE2FAB">
      <w:pPr>
        <w:pStyle w:val="a0"/>
        <w:spacing w:before="142"/>
        <w:ind w:firstLine="372"/>
        <w:jc w:val="center"/>
      </w:pPr>
      <w:r>
        <w:t>Fig.3  performance cost of PerfCFI on SPEC2006 benchmark</w:t>
      </w:r>
    </w:p>
    <w:p w14:paraId="0986D114" w14:textId="77777777" w:rsidR="00AC2565" w:rsidRDefault="00FE2FAB">
      <w:pPr>
        <w:pStyle w:val="a0"/>
        <w:spacing w:after="142"/>
        <w:ind w:firstLine="372"/>
        <w:jc w:val="center"/>
        <w:rPr>
          <w:rFonts w:ascii="宋体" w:eastAsia="宋体" w:hAnsi="宋体" w:cs="宋体"/>
          <w:lang w:val="zh-TW" w:eastAsia="zh-TW"/>
        </w:rPr>
      </w:pPr>
      <w:r>
        <w:rPr>
          <w:rFonts w:eastAsia="宋体" w:hint="eastAsia"/>
          <w:lang w:val="zh-TW" w:eastAsia="zh-TW"/>
        </w:rPr>
        <w:t>图</w:t>
      </w:r>
      <w:r>
        <w:t>3  PerfCFI</w:t>
      </w:r>
      <w:r>
        <w:rPr>
          <w:rFonts w:eastAsia="宋体" w:hint="eastAsia"/>
          <w:lang w:val="zh-TW" w:eastAsia="zh-TW"/>
        </w:rPr>
        <w:t>在</w:t>
      </w:r>
      <w:r>
        <w:t>SPEC2006</w:t>
      </w:r>
      <w:r>
        <w:rPr>
          <w:rFonts w:eastAsia="宋体" w:hint="eastAsia"/>
          <w:lang w:val="zh-TW" w:eastAsia="zh-TW"/>
        </w:rPr>
        <w:t>上的性能开销</w:t>
      </w:r>
    </w:p>
    <w:p w14:paraId="140FA165" w14:textId="77777777" w:rsidR="00AC2565" w:rsidRDefault="00FE2FAB">
      <w:pPr>
        <w:pStyle w:val="a0"/>
        <w:spacing w:after="142"/>
        <w:ind w:firstLine="372"/>
        <w:rPr>
          <w:rFonts w:ascii="宋体" w:eastAsia="宋体" w:hAnsi="宋体" w:cs="宋体"/>
          <w:lang w:val="zh-TW" w:eastAsia="zh-TW"/>
        </w:rPr>
      </w:pPr>
      <w:r>
        <w:rPr>
          <w:rFonts w:ascii="宋体" w:eastAsia="宋体" w:hAnsi="宋体" w:cs="宋体"/>
          <w:lang w:val="zh-TW" w:eastAsia="zh-TW"/>
        </w:rPr>
        <w:tab/>
        <w:t>实验结果表明：</w:t>
      </w:r>
      <w:r>
        <w:t>PerfCFI</w:t>
      </w:r>
      <w:r>
        <w:rPr>
          <w:rFonts w:eastAsia="宋体" w:hint="eastAsia"/>
          <w:lang w:val="zh-TW" w:eastAsia="zh-TW"/>
        </w:rPr>
        <w:t>平均引入</w:t>
      </w:r>
      <w:r>
        <w:t>5.4%</w:t>
      </w:r>
      <w:r>
        <w:rPr>
          <w:rFonts w:eastAsia="宋体" w:hint="eastAsia"/>
          <w:lang w:val="zh-TW" w:eastAsia="zh-TW"/>
        </w:rPr>
        <w:t>左右的性能开销，对于绝大部分</w:t>
      </w:r>
      <w:r>
        <w:t>SPEC</w:t>
      </w:r>
      <w:r>
        <w:rPr>
          <w:rFonts w:eastAsia="宋体" w:hint="eastAsia"/>
          <w:lang w:val="zh-TW" w:eastAsia="zh-TW"/>
        </w:rPr>
        <w:t>程序开销均在</w:t>
      </w:r>
      <w:r>
        <w:t>3%</w:t>
      </w:r>
      <w:r>
        <w:rPr>
          <w:rFonts w:eastAsia="宋体" w:hint="eastAsia"/>
          <w:lang w:val="zh-TW" w:eastAsia="zh-TW"/>
        </w:rPr>
        <w:t>以内，少部</w:t>
      </w:r>
      <w:r>
        <w:rPr>
          <w:rFonts w:eastAsia="宋体" w:hint="eastAsia"/>
          <w:lang w:val="zh-TW" w:eastAsia="zh-TW"/>
        </w:rPr>
        <w:lastRenderedPageBreak/>
        <w:t>分程序开销超过了</w:t>
      </w:r>
      <w:r>
        <w:t>10%</w:t>
      </w:r>
      <w:r>
        <w:rPr>
          <w:rFonts w:eastAsia="宋体" w:hint="eastAsia"/>
          <w:lang w:val="zh-TW" w:eastAsia="zh-TW"/>
        </w:rPr>
        <w:t>，总体来说，性能开销在可接受的范围以内。</w:t>
      </w:r>
      <w:r>
        <w:rPr>
          <w:rFonts w:eastAsia="宋体" w:hint="eastAsia"/>
          <w:lang w:val="zh-TW" w:eastAsia="zh-TW"/>
        </w:rPr>
        <w:br/>
      </w:r>
      <w:commentRangeStart w:id="622"/>
    </w:p>
    <w:p w14:paraId="36AF4ADA" w14:textId="77777777" w:rsidR="00AC2565" w:rsidRDefault="00FE2FAB">
      <w:pPr>
        <w:pStyle w:val="2"/>
        <w:numPr>
          <w:ilvl w:val="1"/>
          <w:numId w:val="37"/>
        </w:numPr>
        <w:spacing w:before="71" w:after="71"/>
        <w:ind w:left="414" w:hanging="414"/>
        <w:rPr>
          <w:rFonts w:ascii="黑体" w:eastAsia="黑体" w:hAnsi="黑体" w:cs="黑体" w:hint="default"/>
          <w:lang w:val="zh-TW" w:eastAsia="zh-TW"/>
        </w:rPr>
      </w:pPr>
      <w:r>
        <w:rPr>
          <w:rFonts w:eastAsia="黑体"/>
          <w:lang w:eastAsia="zh-TW"/>
        </w:rPr>
        <w:t>安全性评估</w:t>
      </w:r>
      <w:commentRangeEnd w:id="622"/>
      <w:r>
        <w:commentReference w:id="622"/>
      </w:r>
    </w:p>
    <w:p w14:paraId="7DD758A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本文提出了</w:t>
      </w:r>
      <w:r>
        <w:t>PerfCFI</w:t>
      </w:r>
      <w:r>
        <w:rPr>
          <w:rFonts w:eastAsia="宋体" w:hint="eastAsia"/>
          <w:lang w:val="zh-TW" w:eastAsia="zh-TW"/>
        </w:rPr>
        <w:t>检测方法，不同于</w:t>
      </w:r>
      <w:r>
        <w:t>kbouncer[10]</w:t>
      </w:r>
      <w:r>
        <w:rPr>
          <w:rFonts w:eastAsia="宋体" w:hint="eastAsia"/>
          <w:lang w:val="zh-TW" w:eastAsia="zh-TW"/>
        </w:rPr>
        <w:t>和</w:t>
      </w:r>
      <w:r>
        <w:t>ROPecker[1]</w:t>
      </w:r>
      <w:r>
        <w:rPr>
          <w:rFonts w:eastAsia="宋体" w:hint="eastAsia"/>
          <w:lang w:val="zh-TW" w:eastAsia="zh-TW"/>
        </w:rPr>
        <w:t>，是针对所有可能用于攻击的间接分支进行</w:t>
      </w:r>
      <w:r>
        <w:t>ROP</w:t>
      </w:r>
      <w:r>
        <w:rPr>
          <w:rFonts w:eastAsia="宋体" w:hint="eastAsia"/>
          <w:lang w:val="zh-TW" w:eastAsia="zh-TW"/>
        </w:rPr>
        <w:t>检测，能够有效避开两者由于</w:t>
      </w:r>
      <w:r>
        <w:t>LBR</w:t>
      </w:r>
      <w:r>
        <w:rPr>
          <w:rFonts w:eastAsia="宋体" w:hint="eastAsia"/>
          <w:lang w:val="zh-TW" w:eastAsia="zh-TW"/>
        </w:rPr>
        <w:t>有限引起的绕过问题。针对通过</w:t>
      </w:r>
      <w:r>
        <w:t>kbouncer</w:t>
      </w:r>
      <w:r>
        <w:rPr>
          <w:rFonts w:eastAsia="宋体" w:hint="eastAsia"/>
          <w:lang w:val="zh-TW" w:eastAsia="zh-TW"/>
        </w:rPr>
        <w:t>和</w:t>
      </w:r>
      <w:r>
        <w:t>ROPecker</w:t>
      </w:r>
      <w:r>
        <w:rPr>
          <w:rFonts w:eastAsia="宋体" w:hint="eastAsia"/>
          <w:lang w:val="zh-TW" w:eastAsia="zh-TW"/>
        </w:rPr>
        <w:t>会被长</w:t>
      </w:r>
      <w:r>
        <w:t>gadget</w:t>
      </w:r>
      <w:r>
        <w:rPr>
          <w:rFonts w:eastAsia="宋体" w:hint="eastAsia"/>
          <w:lang w:val="zh-TW" w:eastAsia="zh-TW"/>
        </w:rPr>
        <w:t>打破检测链的问题，本文引入了两种新的检测方式：</w:t>
      </w:r>
    </w:p>
    <w:p w14:paraId="4970AEC6" w14:textId="77777777" w:rsidR="00AC2565" w:rsidRDefault="00FE2FAB">
      <w:pPr>
        <w:pStyle w:val="a0"/>
        <w:numPr>
          <w:ilvl w:val="0"/>
          <w:numId w:val="40"/>
        </w:numPr>
        <w:tabs>
          <w:tab w:val="clear" w:pos="357"/>
          <w:tab w:val="num" w:pos="927"/>
        </w:tabs>
        <w:suppressAutoHyphens/>
        <w:ind w:left="927" w:hanging="555"/>
        <w:rPr>
          <w:rFonts w:ascii="宋体" w:eastAsia="宋体" w:hAnsi="宋体" w:cs="宋体"/>
          <w:lang w:val="zh-TW" w:eastAsia="zh-TW"/>
        </w:rPr>
      </w:pPr>
      <w:r>
        <w:rPr>
          <w:rFonts w:eastAsia="宋体" w:hint="eastAsia"/>
          <w:lang w:eastAsia="zh-TW"/>
        </w:rPr>
        <w:t>本文提出了长无效</w:t>
      </w:r>
      <w:r>
        <w:t>gadget</w:t>
      </w:r>
      <w:r>
        <w:rPr>
          <w:rFonts w:eastAsia="宋体" w:hint="eastAsia"/>
          <w:lang w:eastAsia="zh-TW"/>
        </w:rPr>
        <w:t>概念及检测方法，能够有效检测</w:t>
      </w:r>
      <w:r>
        <w:t>gadget</w:t>
      </w:r>
      <w:r>
        <w:rPr>
          <w:rFonts w:eastAsia="宋体" w:hint="eastAsia"/>
          <w:lang w:eastAsia="zh-TW"/>
        </w:rPr>
        <w:t>链中基本不修改架构状态的长</w:t>
      </w:r>
      <w:r>
        <w:t>gadget</w:t>
      </w:r>
      <w:r>
        <w:rPr>
          <w:rFonts w:eastAsia="宋体" w:hint="eastAsia"/>
          <w:lang w:eastAsia="zh-TW"/>
        </w:rPr>
        <w:t>，规避此类长</w:t>
      </w:r>
      <w:r>
        <w:t>gadget</w:t>
      </w:r>
      <w:r>
        <w:rPr>
          <w:rFonts w:eastAsia="宋体" w:hint="eastAsia"/>
          <w:lang w:eastAsia="zh-TW"/>
        </w:rPr>
        <w:t>引入历史刷新及破坏攻击问题；</w:t>
      </w:r>
    </w:p>
    <w:p w14:paraId="02EDAD16" w14:textId="77777777" w:rsidR="00AC2565" w:rsidRDefault="00FE2FAB">
      <w:pPr>
        <w:pStyle w:val="a0"/>
        <w:numPr>
          <w:ilvl w:val="0"/>
          <w:numId w:val="40"/>
        </w:numPr>
        <w:tabs>
          <w:tab w:val="clear" w:pos="357"/>
          <w:tab w:val="num" w:pos="927"/>
        </w:tabs>
        <w:suppressAutoHyphens/>
        <w:ind w:left="927" w:hanging="555"/>
        <w:rPr>
          <w:rFonts w:ascii="宋体" w:eastAsia="宋体" w:hAnsi="宋体" w:cs="宋体"/>
          <w:lang w:val="zh-TW" w:eastAsia="zh-TW"/>
        </w:rPr>
      </w:pPr>
      <w:r>
        <w:rPr>
          <w:rFonts w:eastAsia="宋体" w:hint="eastAsia"/>
          <w:lang w:eastAsia="zh-TW"/>
        </w:rPr>
        <w:t>本文引入的系统调用参数检测方法，通过判断其与最近检测出</w:t>
      </w:r>
      <w:r>
        <w:t>gadget</w:t>
      </w:r>
      <w:r>
        <w:rPr>
          <w:rFonts w:eastAsia="宋体" w:hint="eastAsia"/>
          <w:lang w:eastAsia="zh-TW"/>
        </w:rPr>
        <w:t>时保存的系统架构值之间相似度来检测</w:t>
      </w:r>
      <w:r>
        <w:t>ROP</w:t>
      </w:r>
      <w:r>
        <w:rPr>
          <w:rFonts w:eastAsia="宋体" w:hint="eastAsia"/>
          <w:lang w:eastAsia="zh-TW"/>
        </w:rPr>
        <w:t>攻击。对于</w:t>
      </w:r>
      <w:r>
        <w:t>ROP</w:t>
      </w:r>
      <w:r>
        <w:rPr>
          <w:rFonts w:eastAsia="宋体" w:hint="eastAsia"/>
          <w:lang w:eastAsia="zh-TW"/>
        </w:rPr>
        <w:t>攻击链中引起大量架构状态修改的</w:t>
      </w:r>
      <w:r>
        <w:t>gadget</w:t>
      </w:r>
      <w:r>
        <w:rPr>
          <w:rFonts w:eastAsia="宋体" w:hint="eastAsia"/>
          <w:lang w:eastAsia="zh-TW"/>
        </w:rPr>
        <w:t>，虽然会打破本文的常规</w:t>
      </w:r>
      <w:r>
        <w:t>ROP</w:t>
      </w:r>
      <w:r>
        <w:rPr>
          <w:rFonts w:eastAsia="宋体" w:hint="eastAsia"/>
          <w:lang w:eastAsia="zh-TW"/>
        </w:rPr>
        <w:t>检测链。但在进行最终高危行为（通常为系统调用）之前，攻击者依旧需要短的</w:t>
      </w:r>
      <w:r>
        <w:t>gadget</w:t>
      </w:r>
      <w:r>
        <w:rPr>
          <w:rFonts w:eastAsia="宋体" w:hint="eastAsia"/>
          <w:lang w:eastAsia="zh-TW"/>
        </w:rPr>
        <w:t>链来恢复系统调用所需的状态，会被</w:t>
      </w:r>
      <w:r>
        <w:t>PerfCFI</w:t>
      </w:r>
      <w:r>
        <w:rPr>
          <w:rFonts w:eastAsia="宋体" w:hint="eastAsia"/>
          <w:lang w:eastAsia="zh-TW"/>
        </w:rPr>
        <w:t>检测到并保存当时系统状态，如果，在攻击者进行系统调用时被</w:t>
      </w:r>
      <w:r>
        <w:t>PerfCFI</w:t>
      </w:r>
      <w:r>
        <w:rPr>
          <w:rFonts w:eastAsia="宋体" w:hint="eastAsia"/>
          <w:lang w:eastAsia="zh-TW"/>
        </w:rPr>
        <w:t>拦截，。</w:t>
      </w:r>
    </w:p>
    <w:p w14:paraId="7315DF9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根据分析可知，本文提出的</w:t>
      </w:r>
      <w:r>
        <w:t>PerfCFI</w:t>
      </w:r>
      <w:r>
        <w:rPr>
          <w:rFonts w:eastAsia="宋体" w:hint="eastAsia"/>
          <w:lang w:val="zh-TW" w:eastAsia="zh-TW"/>
        </w:rPr>
        <w:t>方法能够有效的避开</w:t>
      </w:r>
      <w:r>
        <w:t>kbouncer</w:t>
      </w:r>
      <w:r>
        <w:rPr>
          <w:rFonts w:eastAsia="宋体" w:hint="eastAsia"/>
          <w:lang w:val="zh-TW" w:eastAsia="zh-TW"/>
        </w:rPr>
        <w:t>和</w:t>
      </w:r>
      <w:r>
        <w:t>ROPecker</w:t>
      </w:r>
      <w:r>
        <w:rPr>
          <w:rFonts w:eastAsia="宋体" w:hint="eastAsia"/>
          <w:lang w:val="zh-TW" w:eastAsia="zh-TW"/>
        </w:rPr>
        <w:t>的刷新历史以及破坏攻击问题。为了进一步验证</w:t>
      </w:r>
      <w:r>
        <w:t>PerfCFI</w:t>
      </w:r>
      <w:r>
        <w:rPr>
          <w:rFonts w:eastAsia="宋体" w:hint="eastAsia"/>
          <w:lang w:val="zh-TW" w:eastAsia="zh-TW"/>
        </w:rPr>
        <w:t>的有效性，本文重现了几个现实的攻击实例</w:t>
      </w:r>
      <w:r>
        <w:t>[20,21]</w:t>
      </w:r>
      <w:r>
        <w:rPr>
          <w:rFonts w:eastAsia="宋体" w:hint="eastAsia"/>
          <w:lang w:val="zh-TW" w:eastAsia="zh-TW"/>
        </w:rPr>
        <w:t>，以</w:t>
      </w:r>
      <w:r>
        <w:t>jad overflow[20]</w:t>
      </w:r>
      <w:r>
        <w:rPr>
          <w:rFonts w:eastAsia="宋体" w:hint="eastAsia"/>
          <w:lang w:val="zh-TW" w:eastAsia="zh-TW"/>
        </w:rPr>
        <w:t>为例，实验结果如图</w:t>
      </w:r>
      <w:r>
        <w:t>4</w:t>
      </w:r>
      <w:r>
        <w:rPr>
          <w:rFonts w:eastAsia="宋体" w:hint="eastAsia"/>
          <w:lang w:val="zh-TW" w:eastAsia="zh-TW"/>
        </w:rPr>
        <w:t>所示，红框为检测到的</w:t>
      </w:r>
      <w:r>
        <w:t>ROP</w:t>
      </w:r>
      <w:r>
        <w:rPr>
          <w:rFonts w:eastAsia="宋体" w:hint="eastAsia"/>
          <w:lang w:val="zh-TW" w:eastAsia="zh-TW"/>
        </w:rPr>
        <w:t>攻击链以及</w:t>
      </w:r>
      <w:r>
        <w:t>ROP</w:t>
      </w:r>
      <w:r>
        <w:rPr>
          <w:rFonts w:eastAsia="宋体" w:hint="eastAsia"/>
          <w:lang w:val="zh-TW" w:eastAsia="zh-TW"/>
        </w:rPr>
        <w:t>攻击结果。实验结果表明，</w:t>
      </w:r>
      <w:r>
        <w:t>PerfCFI</w:t>
      </w:r>
      <w:r>
        <w:rPr>
          <w:rFonts w:eastAsia="宋体" w:hint="eastAsia"/>
          <w:lang w:val="zh-TW" w:eastAsia="zh-TW"/>
        </w:rPr>
        <w:t>能够有效的检测出这些攻击，复现完整的攻击</w:t>
      </w:r>
      <w:r>
        <w:t>gadget</w:t>
      </w:r>
      <w:r>
        <w:rPr>
          <w:rFonts w:eastAsia="宋体" w:hint="eastAsia"/>
          <w:lang w:val="zh-TW" w:eastAsia="zh-TW"/>
        </w:rPr>
        <w:t>链，</w:t>
      </w:r>
      <w:commentRangeStart w:id="623"/>
      <w:r>
        <w:rPr>
          <w:rFonts w:eastAsia="宋体" w:hint="eastAsia"/>
          <w:lang w:val="zh-TW" w:eastAsia="zh-TW"/>
        </w:rPr>
        <w:t>并及时阻止程序的继续运行</w:t>
      </w:r>
      <w:commentRangeEnd w:id="623"/>
      <w:r>
        <w:commentReference w:id="623"/>
      </w:r>
      <w:r>
        <w:rPr>
          <w:rFonts w:eastAsia="宋体" w:hint="eastAsia"/>
          <w:lang w:val="zh-TW" w:eastAsia="zh-TW"/>
        </w:rPr>
        <w:t>。</w:t>
      </w:r>
    </w:p>
    <w:p w14:paraId="292F58FC" w14:textId="77777777" w:rsidR="00AC2565" w:rsidRDefault="00AC2565">
      <w:pPr>
        <w:pStyle w:val="a0"/>
        <w:ind w:firstLine="372"/>
        <w:rPr>
          <w:rFonts w:ascii="宋体" w:eastAsia="宋体" w:hAnsi="宋体" w:cs="宋体"/>
          <w:lang w:val="zh-TW" w:eastAsia="zh-TW"/>
        </w:rPr>
      </w:pPr>
    </w:p>
    <w:p w14:paraId="18757DB6" w14:textId="77777777" w:rsidR="00AC2565" w:rsidRDefault="00FE2FAB">
      <w:pPr>
        <w:pStyle w:val="a0"/>
        <w:spacing w:before="142"/>
        <w:ind w:firstLine="372"/>
        <w:jc w:val="center"/>
      </w:pPr>
      <w:r>
        <w:rPr>
          <w:noProof/>
        </w:rPr>
        <mc:AlternateContent>
          <mc:Choice Requires="wpg">
            <w:drawing>
              <wp:anchor distT="152400" distB="152400" distL="152400" distR="152400" simplePos="0" relativeHeight="251664384" behindDoc="0" locked="0" layoutInCell="1" allowOverlap="1" wp14:anchorId="79F1A54A" wp14:editId="465F00AB">
                <wp:simplePos x="0" y="0"/>
                <wp:positionH relativeFrom="column">
                  <wp:posOffset>267652</wp:posOffset>
                </wp:positionH>
                <wp:positionV relativeFrom="line">
                  <wp:posOffset>0</wp:posOffset>
                </wp:positionV>
                <wp:extent cx="5045710" cy="2261871"/>
                <wp:effectExtent l="0" t="0" r="0" b="0"/>
                <wp:wrapTopAndBottom distT="152400" distB="152400"/>
                <wp:docPr id="1073741831" name="officeArt object"/>
                <wp:cNvGraphicFramePr/>
                <a:graphic xmlns:a="http://schemas.openxmlformats.org/drawingml/2006/main">
                  <a:graphicData uri="http://schemas.microsoft.com/office/word/2010/wordprocessingGroup">
                    <wpg:wgp>
                      <wpg:cNvGrpSpPr/>
                      <wpg:grpSpPr>
                        <a:xfrm>
                          <a:off x="0" y="0"/>
                          <a:ext cx="5045710" cy="2261871"/>
                          <a:chOff x="0" y="0"/>
                          <a:chExt cx="5045709" cy="2261870"/>
                        </a:xfrm>
                      </wpg:grpSpPr>
                      <wps:wsp>
                        <wps:cNvPr id="1073741829" name="Shape 1073741829"/>
                        <wps:cNvSpPr/>
                        <wps:spPr>
                          <a:xfrm>
                            <a:off x="0" y="0"/>
                            <a:ext cx="5045710" cy="2261871"/>
                          </a:xfrm>
                          <a:prstGeom prst="rect">
                            <a:avLst/>
                          </a:prstGeom>
                          <a:solidFill>
                            <a:srgbClr val="FFFFFF"/>
                          </a:solidFill>
                          <a:ln w="12700" cap="flat">
                            <a:noFill/>
                            <a:miter lim="400000"/>
                          </a:ln>
                          <a:effectLst/>
                        </wps:spPr>
                        <wps:bodyPr/>
                      </wps:wsp>
                      <pic:pic xmlns:pic="http://schemas.openxmlformats.org/drawingml/2006/picture">
                        <pic:nvPicPr>
                          <pic:cNvPr id="1073741830" name="image.png"/>
                          <pic:cNvPicPr/>
                        </pic:nvPicPr>
                        <pic:blipFill>
                          <a:blip r:embed="rId15">
                            <a:extLst/>
                          </a:blip>
                          <a:stretch>
                            <a:fillRect/>
                          </a:stretch>
                        </pic:blipFill>
                        <pic:spPr>
                          <a:xfrm>
                            <a:off x="0" y="0"/>
                            <a:ext cx="5045710" cy="2261871"/>
                          </a:xfrm>
                          <a:prstGeom prst="rect">
                            <a:avLst/>
                          </a:prstGeom>
                          <a:ln w="12700" cap="flat">
                            <a:noFill/>
                            <a:miter lim="400000"/>
                          </a:ln>
                          <a:effectLst/>
                        </pic:spPr>
                      </pic:pic>
                    </wpg:wgp>
                  </a:graphicData>
                </a:graphic>
              </wp:anchor>
            </w:drawing>
          </mc:Choice>
          <mc:Fallback>
            <w:pict>
              <v:group w14:anchorId="3357EDFE" id="officeArt object" o:spid="_x0000_s1026" style="position:absolute;left:0;text-align:left;margin-left:21.05pt;margin-top:0;width:397.3pt;height:178.1pt;z-index:251664384;mso-wrap-distance-left:12pt;mso-wrap-distance-top:12pt;mso-wrap-distance-right:12pt;mso-wrap-distance-bottom:12pt;mso-position-vertical-relative:line" coordsize="50457,22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">
                <v:rect id="Shape 1073741829" o:spid="_x0000_s1027" style="position:absolute;width:50457;height:22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N28gA&#10;AADjAAAADwAAAGRycy9kb3ducmV2LnhtbERPzU4CMRC+m/AOzZBwMdKC6MJKIURjwsGLrA8w2Y7b&#10;1e1005ZleXtrYuJxvv/Z7kfXiYFCbD1rWMwVCOLam5YbDR/V690aREzIBjvPpOFKEfa7yc0WS+Mv&#10;/E7DKTUih3AsUYNNqS+ljLUlh3Hue+LMffrgMOUzNNIEvORw18mlUo/SYcu5wWJPz5bq79PZaSjC&#10;18olpYbr5vhWvTxUdrg9j1rPpuPhCUSiMf2L/9xHk+er4r5YLdb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pM3byAAAAOMAAAAPAAAAAAAAAAAAAAAAAJgCAABk&#10;cnMvZG93bnJldi54bWxQSwUGAAAAAAQABAD1AAAAjQMAAAAA&#10;" stroked="f" strokeweight="1pt">
                  <v:stroke miterlimit="4"/>
                </v:rect>
                <v:shape id="image.png" o:spid="_x0000_s1028" type="#_x0000_t75" style="position:absolute;width:50457;height:22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R2Trk8wAAADjAAAADwAAAAAA&#10;AAAAAAAAAACfAgAAZHJzL2Rvd25yZXYueG1sUEsFBgAAAAAEAAQA9wAAAJgDAAAAAA==&#10;" strokeweight="1pt">
                  <v:stroke miterlimit="4"/>
                  <v:imagedata r:id="rId16" o:title=""/>
                </v:shape>
                <w10:wrap type="topAndBottom" anchory="line"/>
              </v:group>
            </w:pict>
          </mc:Fallback>
        </mc:AlternateContent>
      </w:r>
    </w:p>
    <w:p w14:paraId="6E647180" w14:textId="77777777" w:rsidR="00AC2565" w:rsidRDefault="00AC2565">
      <w:pPr>
        <w:pStyle w:val="a0"/>
        <w:spacing w:before="142"/>
        <w:ind w:firstLine="372"/>
        <w:jc w:val="center"/>
      </w:pPr>
    </w:p>
    <w:p w14:paraId="1E633928" w14:textId="77777777" w:rsidR="00AC2565" w:rsidRDefault="00FE2FAB">
      <w:pPr>
        <w:pStyle w:val="a0"/>
        <w:spacing w:before="142"/>
        <w:ind w:firstLine="372"/>
        <w:jc w:val="center"/>
      </w:pPr>
      <w:r>
        <w:rPr>
          <w:noProof/>
        </w:rPr>
        <mc:AlternateContent>
          <mc:Choice Requires="wps">
            <w:drawing>
              <wp:anchor distT="0" distB="0" distL="0" distR="0" simplePos="0" relativeHeight="251665408" behindDoc="0" locked="0" layoutInCell="1" allowOverlap="1" wp14:anchorId="45A97278" wp14:editId="109930FA">
                <wp:simplePos x="0" y="0"/>
                <wp:positionH relativeFrom="column">
                  <wp:posOffset>980439</wp:posOffset>
                </wp:positionH>
                <wp:positionV relativeFrom="line">
                  <wp:posOffset>115569</wp:posOffset>
                </wp:positionV>
                <wp:extent cx="4161791" cy="1600836"/>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4161791" cy="1600836"/>
                        </a:xfrm>
                        <a:prstGeom prst="roundRect">
                          <a:avLst>
                            <a:gd name="adj" fmla="val 5505"/>
                          </a:avLst>
                        </a:prstGeom>
                        <a:noFill/>
                        <a:ln w="38160" cap="flat">
                          <a:solidFill>
                            <a:srgbClr val="FF0000"/>
                          </a:solidFill>
                          <a:prstDash val="solid"/>
                          <a:round/>
                        </a:ln>
                        <a:effectLst/>
                      </wps:spPr>
                      <wps:bodyPr/>
                    </wps:wsp>
                  </a:graphicData>
                </a:graphic>
              </wp:anchor>
            </w:drawing>
          </mc:Choice>
          <mc:Fallback>
            <w:pict>
              <v:roundrect w14:anchorId="21FCFE1D" id="officeArt object" o:spid="_x0000_s1026" style="position:absolute;left:0;text-align:left;margin-left:77.2pt;margin-top:9.1pt;width:327.7pt;height:126.05pt;z-index:251665408;visibility:visible;mso-wrap-style:square;mso-wrap-distance-left:0;mso-wrap-distance-top:0;mso-wrap-distance-right:0;mso-wrap-distance-bottom:0;mso-position-horizontal:absolute;mso-position-horizontal-relative:text;mso-position-vertical:absolute;mso-position-vertical-relative:line;v-text-anchor:top" arcsize="36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" filled="f" strokecolor="red" strokeweight="1.06mm">
                <w10:wrap anchory="line"/>
              </v:roundrect>
            </w:pict>
          </mc:Fallback>
        </mc:AlternateContent>
      </w:r>
    </w:p>
    <w:p w14:paraId="5F947E88" w14:textId="77777777" w:rsidR="00AC2565" w:rsidRDefault="00AC2565">
      <w:pPr>
        <w:pStyle w:val="a0"/>
        <w:spacing w:before="142"/>
        <w:ind w:firstLine="372"/>
        <w:jc w:val="center"/>
      </w:pPr>
    </w:p>
    <w:p w14:paraId="5EC720CA" w14:textId="77777777" w:rsidR="00AC2565" w:rsidRDefault="00AC2565">
      <w:pPr>
        <w:pStyle w:val="a0"/>
        <w:spacing w:before="142"/>
        <w:ind w:firstLine="372"/>
        <w:jc w:val="center"/>
      </w:pPr>
    </w:p>
    <w:p w14:paraId="1841C91D" w14:textId="77777777" w:rsidR="00AC2565" w:rsidRDefault="00AC2565">
      <w:pPr>
        <w:pStyle w:val="a0"/>
        <w:spacing w:before="142"/>
        <w:ind w:firstLine="372"/>
        <w:jc w:val="center"/>
      </w:pPr>
    </w:p>
    <w:p w14:paraId="2ECD2E4F" w14:textId="77777777" w:rsidR="00AC2565" w:rsidRDefault="00AC2565">
      <w:pPr>
        <w:pStyle w:val="a0"/>
        <w:spacing w:before="142"/>
        <w:ind w:firstLine="372"/>
        <w:jc w:val="center"/>
      </w:pPr>
    </w:p>
    <w:p w14:paraId="10765F33" w14:textId="77777777" w:rsidR="00AC2565" w:rsidRDefault="00AC2565">
      <w:pPr>
        <w:pStyle w:val="a0"/>
        <w:spacing w:before="142"/>
        <w:ind w:firstLine="372"/>
        <w:jc w:val="center"/>
      </w:pPr>
    </w:p>
    <w:p w14:paraId="282EDA7B" w14:textId="77777777" w:rsidR="00AC2565" w:rsidRDefault="00AC2565">
      <w:pPr>
        <w:pStyle w:val="a0"/>
        <w:spacing w:before="142"/>
        <w:ind w:firstLine="0"/>
      </w:pPr>
    </w:p>
    <w:p w14:paraId="288067F1" w14:textId="77777777" w:rsidR="00AC2565" w:rsidRDefault="00FE2FAB">
      <w:pPr>
        <w:pStyle w:val="a0"/>
        <w:spacing w:before="142"/>
        <w:ind w:firstLine="0"/>
        <w:jc w:val="center"/>
      </w:pPr>
      <w:r>
        <w:t>a) maxChainLength=10</w:t>
      </w:r>
    </w:p>
    <w:p w14:paraId="6120586C" w14:textId="77777777" w:rsidR="00AC2565" w:rsidRDefault="00AC2565">
      <w:pPr>
        <w:pStyle w:val="a0"/>
        <w:spacing w:before="142"/>
        <w:ind w:firstLine="372"/>
        <w:jc w:val="center"/>
      </w:pPr>
    </w:p>
    <w:p w14:paraId="30ED1934" w14:textId="77777777" w:rsidR="00AC2565" w:rsidRDefault="00FE2FAB">
      <w:pPr>
        <w:pStyle w:val="a0"/>
        <w:spacing w:before="142"/>
        <w:ind w:firstLine="372"/>
        <w:jc w:val="center"/>
      </w:pPr>
      <w:r>
        <w:rPr>
          <w:noProof/>
        </w:rPr>
        <mc:AlternateContent>
          <mc:Choice Requires="wps">
            <w:drawing>
              <wp:anchor distT="0" distB="0" distL="0" distR="0" simplePos="0" relativeHeight="251660288" behindDoc="0" locked="0" layoutInCell="1" allowOverlap="1" wp14:anchorId="5FF88FF4" wp14:editId="5DB77920">
                <wp:simplePos x="0" y="0"/>
                <wp:positionH relativeFrom="column">
                  <wp:posOffset>-4307839</wp:posOffset>
                </wp:positionH>
                <wp:positionV relativeFrom="line">
                  <wp:posOffset>234950</wp:posOffset>
                </wp:positionV>
                <wp:extent cx="4037330" cy="2783205"/>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4037330" cy="2783205"/>
                        </a:xfrm>
                        <a:prstGeom prst="roundRect">
                          <a:avLst>
                            <a:gd name="adj" fmla="val 2676"/>
                          </a:avLst>
                        </a:prstGeom>
                        <a:noFill/>
                        <a:ln w="38160" cap="flat">
                          <a:solidFill>
                            <a:srgbClr val="FF0000"/>
                          </a:solidFill>
                          <a:prstDash val="solid"/>
                          <a:round/>
                        </a:ln>
                        <a:effectLst/>
                      </wps:spPr>
                      <wps:bodyPr/>
                    </wps:wsp>
                  </a:graphicData>
                </a:graphic>
              </wp:anchor>
            </w:drawing>
          </mc:Choice>
          <mc:Fallback>
            <w:pict>
              <v:roundrect w14:anchorId="3615CB10" id="officeArt object" o:spid="_x0000_s1026" style="position:absolute;left:0;text-align:left;margin-left:-339.2pt;margin-top:18.5pt;width:317.9pt;height:219.15pt;z-index:251660288;visibility:visible;mso-wrap-style:square;mso-wrap-distance-left:0;mso-wrap-distance-top:0;mso-wrap-distance-right:0;mso-wrap-distance-bottom:0;mso-position-horizontal:absolute;mso-position-horizontal-relative:text;mso-position-vertical:absolute;mso-position-vertical-relative:line;v-text-anchor:top" arcsize="17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" filled="f" strokecolor="red" strokeweight="1.06mm">
                <w10:wrap anchory="line"/>
              </v:roundrect>
            </w:pict>
          </mc:Fallback>
        </mc:AlternateContent>
      </w:r>
      <w:r>
        <w:rPr>
          <w:noProof/>
        </w:rPr>
        <mc:AlternateContent>
          <mc:Choice Requires="wpg">
            <w:drawing>
              <wp:anchor distT="152400" distB="152400" distL="152400" distR="152400" simplePos="0" relativeHeight="251659264" behindDoc="0" locked="0" layoutInCell="1" allowOverlap="1" wp14:anchorId="62AEB9A2" wp14:editId="6414631A">
                <wp:simplePos x="0" y="0"/>
                <wp:positionH relativeFrom="column">
                  <wp:posOffset>280034</wp:posOffset>
                </wp:positionH>
                <wp:positionV relativeFrom="line">
                  <wp:posOffset>1905</wp:posOffset>
                </wp:positionV>
                <wp:extent cx="5020946" cy="3044825"/>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5020946" cy="3044825"/>
                          <a:chOff x="0" y="0"/>
                          <a:chExt cx="5020945" cy="3044825"/>
                        </a:xfrm>
                      </wpg:grpSpPr>
                      <wps:wsp>
                        <wps:cNvPr id="1073741834" name="Shape 1073741834"/>
                        <wps:cNvSpPr/>
                        <wps:spPr>
                          <a:xfrm>
                            <a:off x="0" y="0"/>
                            <a:ext cx="5020946" cy="3044825"/>
                          </a:xfrm>
                          <a:prstGeom prst="rect">
                            <a:avLst/>
                          </a:prstGeom>
                          <a:solidFill>
                            <a:srgbClr val="FFFFFF"/>
                          </a:solidFill>
                          <a:ln w="12700" cap="flat">
                            <a:noFill/>
                            <a:miter lim="400000"/>
                          </a:ln>
                          <a:effectLst/>
                        </wps:spPr>
                        <wps:bodyPr/>
                      </wps:wsp>
                      <pic:pic xmlns:pic="http://schemas.openxmlformats.org/drawingml/2006/picture">
                        <pic:nvPicPr>
                          <pic:cNvPr id="1073741835" name="image.png"/>
                          <pic:cNvPicPr/>
                        </pic:nvPicPr>
                        <pic:blipFill>
                          <a:blip r:embed="rId17">
                            <a:extLst/>
                          </a:blip>
                          <a:stretch>
                            <a:fillRect/>
                          </a:stretch>
                        </pic:blipFill>
                        <pic:spPr>
                          <a:xfrm>
                            <a:off x="0" y="0"/>
                            <a:ext cx="5020946" cy="3044825"/>
                          </a:xfrm>
                          <a:prstGeom prst="rect">
                            <a:avLst/>
                          </a:prstGeom>
                          <a:ln w="12700" cap="flat">
                            <a:noFill/>
                            <a:miter lim="400000"/>
                          </a:ln>
                          <a:effectLst/>
                        </pic:spPr>
                      </pic:pic>
                    </wpg:wgp>
                  </a:graphicData>
                </a:graphic>
              </wp:anchor>
            </w:drawing>
          </mc:Choice>
          <mc:Fallback>
            <w:pict>
              <v:group w14:anchorId="4EA1FBCE" id="officeArt object" o:spid="_x0000_s1026" style="position:absolute;left:0;text-align:left;margin-left:22.05pt;margin-top:.15pt;width:395.35pt;height:239.75pt;z-index:251659264;mso-wrap-distance-left:12pt;mso-wrap-distance-top:12pt;mso-wrap-distance-right:12pt;mso-wrap-distance-bottom:12pt;mso-position-vertical-relative:line" coordsize="50209,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">
                <v:rect id="Shape 1073741834" o:spid="_x0000_s1027" style="position:absolute;width:50209;height:30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0mMcA&#10;AADjAAAADwAAAGRycy9kb3ducmV2LnhtbERPX0vDMBB/F/wO4QRfxCVz1c66bIgi7GEvrvsAR3Nr&#10;qs2lJFnXfXsjCD7e7/+tNpPrxUghdp41zGcKBHHjTcethkP9cb8EEROywd4zabhQhM36+mqFlfFn&#10;/qRxn1qRQzhWqMGmNFRSxsaSwzjzA3Hmjj44TPkMrTQBzznc9fJBqSfpsOPcYHGgN0vN9/7kNJTh&#10;q3BJqfHyvN3V74+1He9Ok9a3N9PrC4hEU/oX/7m3Js9X5aIs5stFAb8/ZQD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89JjHAAAA4wAAAA8AAAAAAAAAAAAAAAAAmAIAAGRy&#10;cy9kb3ducmV2LnhtbFBLBQYAAAAABAAEAPUAAACMAwAAAAA=&#10;" stroked="f" strokeweight="1pt">
                  <v:stroke miterlimit="4"/>
                </v:rect>
                <v:shape id="image.png" o:spid="_x0000_s1028" type="#_x0000_t75" style="position:absolute;width:50209;height:30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BTcDIAAAA4wAAAA8AAABkcnMvZG93bnJldi54bWxET0trwkAQvhf6H5YpeKub1GdTVxE1KKUX&#10;tfQ8ZMckNDsbsmuM/94VBI/zvWe26EwlWmpcaVlB3I9AEGdWl5wr+D2m71MQziNrrCyTgis5WMxf&#10;X2aYaHvhPbUHn4sQwi5BBYX3dSKlywoy6Pq2Jg7cyTYGfTibXOoGLyHcVPIjisbSYMmhocCaVgVl&#10;/4ezUbD5Gx6v6XqUnsYx7c3nevvd/WyV6r11yy8Qnjr/FD/cOx3mR5PBZBhPByO4/xQA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gU3AyAAAAOMAAAAPAAAAAAAAAAAA&#10;AAAAAJ8CAABkcnMvZG93bnJldi54bWxQSwUGAAAAAAQABAD3AAAAlAMAAAAA&#10;" strokeweight="1pt">
                  <v:stroke miterlimit="4"/>
                  <v:imagedata r:id="rId18" o:title=""/>
                </v:shape>
                <w10:wrap type="topAndBottom" anchory="line"/>
              </v:group>
            </w:pict>
          </mc:Fallback>
        </mc:AlternateContent>
      </w:r>
    </w:p>
    <w:p w14:paraId="12EC9DEF" w14:textId="77777777" w:rsidR="00AC2565" w:rsidRDefault="00AC2565">
      <w:pPr>
        <w:pStyle w:val="a0"/>
        <w:spacing w:before="142"/>
        <w:ind w:firstLine="372"/>
        <w:jc w:val="center"/>
      </w:pPr>
    </w:p>
    <w:p w14:paraId="1A739C97" w14:textId="77777777" w:rsidR="00AC2565" w:rsidRDefault="00AC2565">
      <w:pPr>
        <w:pStyle w:val="a0"/>
        <w:spacing w:before="142"/>
        <w:ind w:firstLine="372"/>
        <w:jc w:val="center"/>
      </w:pPr>
    </w:p>
    <w:p w14:paraId="604AFA43" w14:textId="77777777" w:rsidR="00AC2565" w:rsidRDefault="00AC2565">
      <w:pPr>
        <w:pStyle w:val="a0"/>
        <w:spacing w:before="142"/>
        <w:ind w:firstLine="372"/>
        <w:jc w:val="center"/>
      </w:pPr>
    </w:p>
    <w:p w14:paraId="376FB907" w14:textId="77777777" w:rsidR="00AC2565" w:rsidRDefault="00AC2565">
      <w:pPr>
        <w:pStyle w:val="a0"/>
        <w:spacing w:before="142"/>
        <w:ind w:firstLine="372"/>
        <w:jc w:val="center"/>
      </w:pPr>
    </w:p>
    <w:p w14:paraId="541A0F78" w14:textId="77777777" w:rsidR="00AC2565" w:rsidRDefault="00AC2565">
      <w:pPr>
        <w:pStyle w:val="a0"/>
        <w:spacing w:before="142"/>
        <w:ind w:firstLine="372"/>
        <w:jc w:val="center"/>
      </w:pPr>
    </w:p>
    <w:p w14:paraId="06D044D7" w14:textId="77777777" w:rsidR="00AC2565" w:rsidRDefault="00AC2565">
      <w:pPr>
        <w:pStyle w:val="a0"/>
        <w:spacing w:before="142"/>
        <w:ind w:firstLine="372"/>
        <w:jc w:val="center"/>
      </w:pPr>
    </w:p>
    <w:p w14:paraId="7EEDA233" w14:textId="77777777" w:rsidR="00AC2565" w:rsidRDefault="00AC2565">
      <w:pPr>
        <w:pStyle w:val="a0"/>
        <w:spacing w:before="142"/>
        <w:ind w:firstLine="372"/>
        <w:jc w:val="center"/>
      </w:pPr>
    </w:p>
    <w:p w14:paraId="7D748445" w14:textId="77777777" w:rsidR="00AC2565" w:rsidRDefault="00AC2565">
      <w:pPr>
        <w:pStyle w:val="a0"/>
        <w:spacing w:before="142"/>
        <w:ind w:firstLine="372"/>
        <w:jc w:val="center"/>
      </w:pPr>
    </w:p>
    <w:p w14:paraId="7A03541B" w14:textId="77777777" w:rsidR="00AC2565" w:rsidRDefault="00AC2565">
      <w:pPr>
        <w:pStyle w:val="a0"/>
        <w:spacing w:before="142"/>
        <w:ind w:firstLine="372"/>
        <w:jc w:val="center"/>
      </w:pPr>
    </w:p>
    <w:p w14:paraId="6CBE988D" w14:textId="77777777" w:rsidR="00AC2565" w:rsidRDefault="00AC2565">
      <w:pPr>
        <w:pStyle w:val="a0"/>
        <w:spacing w:before="142"/>
        <w:ind w:firstLine="372"/>
        <w:jc w:val="center"/>
      </w:pPr>
    </w:p>
    <w:p w14:paraId="66EF4617" w14:textId="77777777" w:rsidR="00AC2565" w:rsidRDefault="00FE2FAB">
      <w:pPr>
        <w:pStyle w:val="a0"/>
        <w:spacing w:before="142"/>
        <w:ind w:firstLine="372"/>
        <w:jc w:val="center"/>
      </w:pPr>
      <w:r>
        <w:t>b)maxChainLength=20</w:t>
      </w:r>
    </w:p>
    <w:p w14:paraId="0460DDB7" w14:textId="77777777" w:rsidR="00AC2565" w:rsidRDefault="00FE2FAB">
      <w:pPr>
        <w:pStyle w:val="a0"/>
        <w:ind w:firstLine="372"/>
        <w:jc w:val="center"/>
      </w:pPr>
      <w:r>
        <w:t>Fig.4 PerfCFI running result on jad attack program: maxlength =10 and maxLength =20</w:t>
      </w:r>
    </w:p>
    <w:p w14:paraId="1326648A" w14:textId="77777777" w:rsidR="00AC2565" w:rsidRDefault="00FE2FAB">
      <w:pPr>
        <w:pStyle w:val="a0"/>
        <w:ind w:firstLine="372"/>
        <w:jc w:val="center"/>
        <w:rPr>
          <w:rFonts w:ascii="宋体" w:eastAsia="宋体" w:hAnsi="宋体" w:cs="宋体"/>
          <w:lang w:val="zh-TW" w:eastAsia="zh-TW"/>
        </w:rPr>
      </w:pPr>
      <w:r>
        <w:rPr>
          <w:rFonts w:eastAsia="宋体" w:hint="eastAsia"/>
          <w:lang w:val="zh-TW" w:eastAsia="zh-TW"/>
        </w:rPr>
        <w:t>图</w:t>
      </w:r>
      <w:r>
        <w:t>4 PerfCFI</w:t>
      </w:r>
      <w:r>
        <w:rPr>
          <w:rFonts w:eastAsia="宋体" w:hint="eastAsia"/>
          <w:lang w:val="zh-TW" w:eastAsia="zh-TW"/>
        </w:rPr>
        <w:t>在</w:t>
      </w:r>
      <w:r>
        <w:t>jad</w:t>
      </w:r>
      <w:r>
        <w:rPr>
          <w:rFonts w:eastAsia="宋体" w:hint="eastAsia"/>
          <w:lang w:val="zh-TW" w:eastAsia="zh-TW"/>
        </w:rPr>
        <w:t>攻击程序上的运行结果：</w:t>
      </w:r>
      <w:r>
        <w:t>maxLength=10</w:t>
      </w:r>
      <w:r>
        <w:rPr>
          <w:rFonts w:eastAsia="宋体" w:hint="eastAsia"/>
          <w:lang w:val="zh-TW" w:eastAsia="zh-TW"/>
        </w:rPr>
        <w:t>和</w:t>
      </w:r>
      <w:r>
        <w:t>maxLength=20</w:t>
      </w:r>
      <w:r>
        <w:rPr>
          <w:rFonts w:eastAsia="宋体" w:hint="eastAsia"/>
          <w:lang w:val="zh-TW" w:eastAsia="zh-TW"/>
        </w:rPr>
        <w:t>两种情形</w:t>
      </w:r>
    </w:p>
    <w:p w14:paraId="42EBB84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为了进一步验证</w:t>
      </w:r>
      <w:r>
        <w:t>PerfCFI</w:t>
      </w:r>
      <w:r>
        <w:rPr>
          <w:rFonts w:eastAsia="宋体" w:hint="eastAsia"/>
          <w:lang w:val="zh-TW" w:eastAsia="zh-TW"/>
        </w:rPr>
        <w:t>能否检测较短</w:t>
      </w:r>
      <w:r>
        <w:t>gadget</w:t>
      </w:r>
      <w:r>
        <w:rPr>
          <w:rFonts w:eastAsia="宋体" w:hint="eastAsia"/>
          <w:lang w:val="zh-TW" w:eastAsia="zh-TW"/>
        </w:rPr>
        <w:t>链构成的</w:t>
      </w:r>
      <w:r>
        <w:t>ROP</w:t>
      </w:r>
      <w:r>
        <w:rPr>
          <w:rFonts w:eastAsia="宋体" w:hint="eastAsia"/>
          <w:lang w:val="zh-TW" w:eastAsia="zh-TW"/>
        </w:rPr>
        <w:t>攻击。本文构造了一个通过较短的</w:t>
      </w:r>
      <w:r>
        <w:t>gadget</w:t>
      </w:r>
      <w:r>
        <w:rPr>
          <w:rFonts w:eastAsia="宋体" w:hint="eastAsia"/>
          <w:lang w:val="zh-TW" w:eastAsia="zh-TW"/>
        </w:rPr>
        <w:t>链（未超过阈值</w:t>
      </w:r>
      <w:r>
        <w:t>)</w:t>
      </w:r>
      <w:r>
        <w:rPr>
          <w:rFonts w:eastAsia="宋体" w:hint="eastAsia"/>
          <w:lang w:val="zh-TW" w:eastAsia="zh-TW"/>
        </w:rPr>
        <w:t>调用系统调用来完成</w:t>
      </w:r>
      <w:r>
        <w:t>ROP</w:t>
      </w:r>
      <w:r>
        <w:rPr>
          <w:rFonts w:eastAsia="宋体" w:hint="eastAsia"/>
          <w:lang w:val="zh-TW" w:eastAsia="zh-TW"/>
        </w:rPr>
        <w:t>攻击的攻击实例，如图</w:t>
      </w:r>
      <w:r>
        <w:t>5</w:t>
      </w:r>
      <w:r>
        <w:rPr>
          <w:rFonts w:eastAsia="宋体" w:hint="eastAsia"/>
          <w:lang w:val="zh-TW" w:eastAsia="zh-TW"/>
        </w:rPr>
        <w:t>所示，该攻击利用缓冲区溢出漏洞进行</w:t>
      </w:r>
      <w:r>
        <w:t>ROP</w:t>
      </w:r>
      <w:r>
        <w:rPr>
          <w:rFonts w:eastAsia="宋体" w:hint="eastAsia"/>
          <w:lang w:val="zh-TW" w:eastAsia="zh-TW"/>
        </w:rPr>
        <w:t>攻击，攻击链由</w:t>
      </w:r>
      <w:r>
        <w:t>3</w:t>
      </w:r>
      <w:r>
        <w:rPr>
          <w:rFonts w:eastAsia="宋体" w:hint="eastAsia"/>
          <w:lang w:val="zh-TW" w:eastAsia="zh-TW"/>
        </w:rPr>
        <w:t>个</w:t>
      </w:r>
      <w:r>
        <w:t>gadget</w:t>
      </w:r>
      <w:r>
        <w:rPr>
          <w:rFonts w:eastAsia="宋体" w:hint="eastAsia"/>
          <w:lang w:val="zh-TW" w:eastAsia="zh-TW"/>
        </w:rPr>
        <w:t>构成：</w:t>
      </w:r>
      <w:r>
        <w:t>1) pop rdi;ret ; 2) pop rax;pop rdx;pop rbx;ret ; 3) syscall</w:t>
      </w:r>
      <w:r>
        <w:rPr>
          <w:rFonts w:eastAsia="宋体" w:hint="eastAsia"/>
          <w:lang w:val="zh-TW" w:eastAsia="zh-TW"/>
        </w:rPr>
        <w:t>。</w:t>
      </w:r>
    </w:p>
    <w:p w14:paraId="680A6EB0" w14:textId="77777777" w:rsidR="00AC2565" w:rsidRDefault="00AC2565">
      <w:pPr>
        <w:pStyle w:val="a0"/>
        <w:ind w:firstLine="372"/>
        <w:rPr>
          <w:rFonts w:ascii="宋体" w:eastAsia="宋体" w:hAnsi="宋体" w:cs="宋体"/>
          <w:lang w:val="zh-TW" w:eastAsia="zh-TW"/>
        </w:rPr>
      </w:pPr>
    </w:p>
    <w:p w14:paraId="7345346B" w14:textId="77777777" w:rsidR="00AC2565" w:rsidRDefault="00FE2FAB">
      <w:pPr>
        <w:pStyle w:val="a0"/>
        <w:ind w:firstLine="372"/>
      </w:pPr>
      <w:r>
        <w:rPr>
          <w:noProof/>
        </w:rPr>
        <mc:AlternateContent>
          <mc:Choice Requires="wps">
            <w:drawing>
              <wp:anchor distT="0" distB="0" distL="0" distR="0" simplePos="0" relativeHeight="251661312" behindDoc="0" locked="0" layoutInCell="1" allowOverlap="1" wp14:anchorId="7D2AC1D2" wp14:editId="6C5A8C46">
                <wp:simplePos x="0" y="0"/>
                <wp:positionH relativeFrom="column">
                  <wp:posOffset>1154430</wp:posOffset>
                </wp:positionH>
                <wp:positionV relativeFrom="line">
                  <wp:posOffset>-196850</wp:posOffset>
                </wp:positionV>
                <wp:extent cx="2840990" cy="1462406"/>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2840990" cy="1462406"/>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484EF045" w14:textId="77777777" w:rsidR="00EF6C52" w:rsidRDefault="00EF6C52">
                            <w:pPr>
                              <w:pStyle w:val="A6"/>
                              <w:rPr>
                                <w:kern w:val="1"/>
                              </w:rPr>
                            </w:pPr>
                            <w:r>
                              <w:rPr>
                                <w:rFonts w:eastAsia="Arial Unicode MS" w:hAnsi="Arial Unicode MS" w:cs="Arial Unicode MS"/>
                                <w:kern w:val="1"/>
                              </w:rPr>
                              <w:t>#include &lt;stdio.h&gt;</w:t>
                            </w:r>
                          </w:p>
                          <w:p w14:paraId="176467CD" w14:textId="77777777" w:rsidR="00EF6C52" w:rsidRDefault="00EF6C52">
                            <w:pPr>
                              <w:pStyle w:val="A6"/>
                              <w:rPr>
                                <w:kern w:val="1"/>
                              </w:rPr>
                            </w:pPr>
                            <w:r>
                              <w:rPr>
                                <w:rFonts w:eastAsia="Arial Unicode MS" w:hAnsi="Arial Unicode MS" w:cs="Arial Unicode MS"/>
                                <w:kern w:val="1"/>
                              </w:rPr>
                              <w:t>int main() {</w:t>
                            </w:r>
                          </w:p>
                          <w:p w14:paraId="01EEEA0F" w14:textId="77777777" w:rsidR="00EF6C52" w:rsidRDefault="00EF6C52">
                            <w:pPr>
                              <w:pStyle w:val="A6"/>
                              <w:rPr>
                                <w:kern w:val="1"/>
                              </w:rPr>
                            </w:pPr>
                            <w:r>
                              <w:rPr>
                                <w:rFonts w:eastAsia="Arial Unicode MS" w:hAnsi="Arial Unicode MS" w:cs="Arial Unicode MS"/>
                                <w:kern w:val="1"/>
                              </w:rPr>
                              <w:t xml:space="preserve">  char name[64];</w:t>
                            </w:r>
                          </w:p>
                          <w:p w14:paraId="4595F8F9" w14:textId="77777777" w:rsidR="00EF6C52" w:rsidRDefault="00EF6C52">
                            <w:pPr>
                              <w:pStyle w:val="A6"/>
                              <w:rPr>
                                <w:kern w:val="1"/>
                              </w:rPr>
                            </w:pPr>
                            <w:r>
                              <w:rPr>
                                <w:rFonts w:eastAsia="Arial Unicode MS" w:hAnsi="Arial Unicode MS" w:cs="Arial Unicode MS"/>
                                <w:kern w:val="1"/>
                              </w:rPr>
                              <w:t xml:space="preserve">  printf("%p\n", name);       // Print address of buffer.</w:t>
                            </w:r>
                          </w:p>
                          <w:p w14:paraId="257D32CA" w14:textId="77777777" w:rsidR="00EF6C52" w:rsidRDefault="00EF6C52">
                            <w:pPr>
                              <w:pStyle w:val="A6"/>
                              <w:rPr>
                                <w:kern w:val="1"/>
                              </w:rPr>
                            </w:pPr>
                            <w:r>
                              <w:rPr>
                                <w:rFonts w:eastAsia="Arial Unicode MS" w:hAnsi="Arial Unicode MS" w:cs="Arial Unicode MS"/>
                                <w:kern w:val="1"/>
                              </w:rPr>
                              <w:t xml:space="preserve">  puts("What's your name?");</w:t>
                            </w:r>
                          </w:p>
                          <w:p w14:paraId="4F12410E" w14:textId="77777777" w:rsidR="00EF6C52" w:rsidRDefault="00EF6C52">
                            <w:pPr>
                              <w:pStyle w:val="A6"/>
                              <w:rPr>
                                <w:kern w:val="1"/>
                              </w:rPr>
                            </w:pPr>
                            <w:r>
                              <w:rPr>
                                <w:rFonts w:eastAsia="Arial Unicode MS" w:hAnsi="Arial Unicode MS" w:cs="Arial Unicode MS"/>
                                <w:kern w:val="1"/>
                              </w:rPr>
                              <w:t xml:space="preserve">  gets(name);             // buffer overflow bug</w:t>
                            </w:r>
                          </w:p>
                          <w:p w14:paraId="0A568F7B" w14:textId="77777777" w:rsidR="00EF6C52" w:rsidRDefault="00EF6C52">
                            <w:pPr>
                              <w:pStyle w:val="A6"/>
                              <w:rPr>
                                <w:kern w:val="1"/>
                              </w:rPr>
                            </w:pPr>
                            <w:r>
                              <w:rPr>
                                <w:rFonts w:eastAsia="Arial Unicode MS" w:hAnsi="Arial Unicode MS" w:cs="Arial Unicode MS"/>
                                <w:kern w:val="1"/>
                              </w:rPr>
                              <w:t xml:space="preserve">  printf("Hello, %s!\n", name);</w:t>
                            </w:r>
                          </w:p>
                          <w:p w14:paraId="35CB098C" w14:textId="77777777" w:rsidR="00EF6C52" w:rsidRDefault="00EF6C52">
                            <w:pPr>
                              <w:pStyle w:val="A6"/>
                              <w:rPr>
                                <w:kern w:val="1"/>
                              </w:rPr>
                            </w:pPr>
                            <w:r>
                              <w:rPr>
                                <w:rFonts w:eastAsia="Arial Unicode MS" w:hAnsi="Arial Unicode MS" w:cs="Arial Unicode MS"/>
                                <w:kern w:val="1"/>
                              </w:rPr>
                              <w:t>}</w:t>
                            </w:r>
                          </w:p>
                          <w:p w14:paraId="493A0B9D" w14:textId="77777777" w:rsidR="00EF6C52" w:rsidRDefault="00EF6C52">
                            <w:pPr>
                              <w:pStyle w:val="A6"/>
                              <w:rPr>
                                <w:kern w:val="1"/>
                              </w:rPr>
                            </w:pPr>
                            <w:r>
                              <w:rPr>
                                <w:rFonts w:eastAsia="Arial Unicode MS" w:hAnsi="Arial Unicode MS" w:cs="Arial Unicode MS"/>
                                <w:kern w:val="1"/>
                              </w:rPr>
                              <w:t xml:space="preserve">  return 0;</w:t>
                            </w:r>
                          </w:p>
                          <w:p w14:paraId="52DC5203" w14:textId="77777777" w:rsidR="00EF6C52" w:rsidRDefault="00EF6C52">
                            <w:pPr>
                              <w:pStyle w:val="A6"/>
                            </w:pPr>
                            <w:r>
                              <w:rPr>
                                <w:rFonts w:eastAsia="Arial Unicode MS" w:hAnsi="Arial Unicode MS" w:cs="Arial Unicode MS"/>
                                <w:kern w:val="1"/>
                              </w:rPr>
                              <w:t>}</w:t>
                            </w:r>
                          </w:p>
                        </w:txbxContent>
                      </wps:txbx>
                      <wps:bodyPr wrap="square" lIns="0" tIns="0" rIns="0" bIns="0" numCol="1" anchor="t">
                        <a:noAutofit/>
                      </wps:bodyPr>
                    </wps:wsp>
                  </a:graphicData>
                </a:graphic>
              </wp:anchor>
            </w:drawing>
          </mc:Choice>
          <mc:Fallback>
            <w:pict>
              <v:rect w14:anchorId="7D2AC1D2" id="_x0000_s1027" style="position:absolute;left:0;text-align:left;margin-left:90.9pt;margin-top:-15.5pt;width:223.7pt;height:115.15pt;z-index:25166131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" filled="f" stroked="f" strokeweight="1pt">
                <v:stroke miterlimit="4"/>
                <v:textbox inset="0,0,0,0">
                  <w:txbxContent>
                    <w:p w14:paraId="484EF045" w14:textId="77777777" w:rsidR="00EF6C52" w:rsidRDefault="00EF6C52">
                      <w:pPr>
                        <w:pStyle w:val="A6"/>
                        <w:rPr>
                          <w:kern w:val="1"/>
                        </w:rPr>
                      </w:pPr>
                      <w:r>
                        <w:rPr>
                          <w:rFonts w:eastAsia="Arial Unicode MS" w:hAnsi="Arial Unicode MS" w:cs="Arial Unicode MS"/>
                          <w:kern w:val="1"/>
                        </w:rPr>
                        <w:t>#include &lt;stdio.h&gt;</w:t>
                      </w:r>
                    </w:p>
                    <w:p w14:paraId="176467CD" w14:textId="77777777" w:rsidR="00EF6C52" w:rsidRDefault="00EF6C52">
                      <w:pPr>
                        <w:pStyle w:val="A6"/>
                        <w:rPr>
                          <w:kern w:val="1"/>
                        </w:rPr>
                      </w:pPr>
                      <w:r>
                        <w:rPr>
                          <w:rFonts w:eastAsia="Arial Unicode MS" w:hAnsi="Arial Unicode MS" w:cs="Arial Unicode MS"/>
                          <w:kern w:val="1"/>
                        </w:rPr>
                        <w:t>int main() {</w:t>
                      </w:r>
                    </w:p>
                    <w:p w14:paraId="01EEEA0F" w14:textId="77777777" w:rsidR="00EF6C52" w:rsidRDefault="00EF6C52">
                      <w:pPr>
                        <w:pStyle w:val="A6"/>
                        <w:rPr>
                          <w:kern w:val="1"/>
                        </w:rPr>
                      </w:pPr>
                      <w:r>
                        <w:rPr>
                          <w:rFonts w:eastAsia="Arial Unicode MS" w:hAnsi="Arial Unicode MS" w:cs="Arial Unicode MS"/>
                          <w:kern w:val="1"/>
                        </w:rPr>
                        <w:t xml:space="preserve">  char name[64];</w:t>
                      </w:r>
                    </w:p>
                    <w:p w14:paraId="4595F8F9" w14:textId="77777777" w:rsidR="00EF6C52" w:rsidRDefault="00EF6C52">
                      <w:pPr>
                        <w:pStyle w:val="A6"/>
                        <w:rPr>
                          <w:kern w:val="1"/>
                        </w:rPr>
                      </w:pPr>
                      <w:r>
                        <w:rPr>
                          <w:rFonts w:eastAsia="Arial Unicode MS" w:hAnsi="Arial Unicode MS" w:cs="Arial Unicode MS"/>
                          <w:kern w:val="1"/>
                        </w:rPr>
                        <w:t xml:space="preserve">  printf("%p\n", name);       // Print address of buffer.</w:t>
                      </w:r>
                    </w:p>
                    <w:p w14:paraId="257D32CA" w14:textId="77777777" w:rsidR="00EF6C52" w:rsidRDefault="00EF6C52">
                      <w:pPr>
                        <w:pStyle w:val="A6"/>
                        <w:rPr>
                          <w:kern w:val="1"/>
                        </w:rPr>
                      </w:pPr>
                      <w:r>
                        <w:rPr>
                          <w:rFonts w:eastAsia="Arial Unicode MS" w:hAnsi="Arial Unicode MS" w:cs="Arial Unicode MS"/>
                          <w:kern w:val="1"/>
                        </w:rPr>
                        <w:t xml:space="preserve">  puts("What's your name?");</w:t>
                      </w:r>
                    </w:p>
                    <w:p w14:paraId="4F12410E" w14:textId="77777777" w:rsidR="00EF6C52" w:rsidRDefault="00EF6C52">
                      <w:pPr>
                        <w:pStyle w:val="A6"/>
                        <w:rPr>
                          <w:kern w:val="1"/>
                        </w:rPr>
                      </w:pPr>
                      <w:r>
                        <w:rPr>
                          <w:rFonts w:eastAsia="Arial Unicode MS" w:hAnsi="Arial Unicode MS" w:cs="Arial Unicode MS"/>
                          <w:kern w:val="1"/>
                        </w:rPr>
                        <w:t xml:space="preserve">  gets(name);             // buffer overflow bug</w:t>
                      </w:r>
                    </w:p>
                    <w:p w14:paraId="0A568F7B" w14:textId="77777777" w:rsidR="00EF6C52" w:rsidRDefault="00EF6C52">
                      <w:pPr>
                        <w:pStyle w:val="A6"/>
                        <w:rPr>
                          <w:kern w:val="1"/>
                        </w:rPr>
                      </w:pPr>
                      <w:r>
                        <w:rPr>
                          <w:rFonts w:eastAsia="Arial Unicode MS" w:hAnsi="Arial Unicode MS" w:cs="Arial Unicode MS"/>
                          <w:kern w:val="1"/>
                        </w:rPr>
                        <w:t xml:space="preserve">  printf("Hello, %s!\n", name);</w:t>
                      </w:r>
                    </w:p>
                    <w:p w14:paraId="35CB098C" w14:textId="77777777" w:rsidR="00EF6C52" w:rsidRDefault="00EF6C52">
                      <w:pPr>
                        <w:pStyle w:val="A6"/>
                        <w:rPr>
                          <w:kern w:val="1"/>
                        </w:rPr>
                      </w:pPr>
                      <w:r>
                        <w:rPr>
                          <w:rFonts w:eastAsia="Arial Unicode MS" w:hAnsi="Arial Unicode MS" w:cs="Arial Unicode MS"/>
                          <w:kern w:val="1"/>
                        </w:rPr>
                        <w:t>}</w:t>
                      </w:r>
                    </w:p>
                    <w:p w14:paraId="493A0B9D" w14:textId="77777777" w:rsidR="00EF6C52" w:rsidRDefault="00EF6C52">
                      <w:pPr>
                        <w:pStyle w:val="A6"/>
                        <w:rPr>
                          <w:kern w:val="1"/>
                        </w:rPr>
                      </w:pPr>
                      <w:r>
                        <w:rPr>
                          <w:rFonts w:eastAsia="Arial Unicode MS" w:hAnsi="Arial Unicode MS" w:cs="Arial Unicode MS"/>
                          <w:kern w:val="1"/>
                        </w:rPr>
                        <w:t xml:space="preserve">  return 0;</w:t>
                      </w:r>
                    </w:p>
                    <w:p w14:paraId="52DC5203" w14:textId="77777777" w:rsidR="00EF6C52" w:rsidRDefault="00EF6C52">
                      <w:pPr>
                        <w:pStyle w:val="A6"/>
                      </w:pPr>
                      <w:r>
                        <w:rPr>
                          <w:rFonts w:eastAsia="Arial Unicode MS" w:hAnsi="Arial Unicode MS" w:cs="Arial Unicode MS"/>
                          <w:kern w:val="1"/>
                        </w:rPr>
                        <w:t>}</w:t>
                      </w:r>
                    </w:p>
                  </w:txbxContent>
                </v:textbox>
                <w10:wrap anchory="line"/>
              </v:rect>
            </w:pict>
          </mc:Fallback>
        </mc:AlternateContent>
      </w:r>
      <w:r>
        <w:t xml:space="preserve"> </w:t>
      </w:r>
    </w:p>
    <w:p w14:paraId="40F8EEF2" w14:textId="77777777" w:rsidR="00AC2565" w:rsidRDefault="00AC2565">
      <w:pPr>
        <w:pStyle w:val="a0"/>
        <w:spacing w:before="142"/>
        <w:ind w:firstLine="372"/>
        <w:jc w:val="center"/>
      </w:pPr>
    </w:p>
    <w:p w14:paraId="28F3A058" w14:textId="77777777" w:rsidR="00AC2565" w:rsidRDefault="00AC2565">
      <w:pPr>
        <w:pStyle w:val="a0"/>
        <w:spacing w:before="142"/>
        <w:ind w:firstLine="372"/>
        <w:jc w:val="center"/>
      </w:pPr>
    </w:p>
    <w:p w14:paraId="255B0F0F" w14:textId="77777777" w:rsidR="00AC2565" w:rsidRDefault="00AC2565">
      <w:pPr>
        <w:pStyle w:val="a0"/>
        <w:spacing w:before="142"/>
        <w:ind w:firstLine="372"/>
        <w:jc w:val="center"/>
      </w:pPr>
    </w:p>
    <w:p w14:paraId="315D8A0B" w14:textId="77777777" w:rsidR="00AC2565" w:rsidRDefault="00AC2565">
      <w:pPr>
        <w:pStyle w:val="a0"/>
        <w:spacing w:before="142"/>
        <w:ind w:firstLine="372"/>
        <w:jc w:val="center"/>
      </w:pPr>
    </w:p>
    <w:p w14:paraId="6C85886F" w14:textId="77777777" w:rsidR="00AC2565" w:rsidRDefault="00FE2FAB">
      <w:pPr>
        <w:pStyle w:val="a0"/>
        <w:spacing w:before="142"/>
        <w:ind w:firstLine="372"/>
        <w:jc w:val="center"/>
      </w:pPr>
      <w:r>
        <w:rPr>
          <w:noProof/>
        </w:rPr>
        <mc:AlternateContent>
          <mc:Choice Requires="wpg">
            <w:drawing>
              <wp:anchor distT="152400" distB="152400" distL="152400" distR="152400" simplePos="0" relativeHeight="251662336" behindDoc="0" locked="0" layoutInCell="1" allowOverlap="1" wp14:anchorId="68C4445A" wp14:editId="4C7F1254">
                <wp:simplePos x="0" y="0"/>
                <wp:positionH relativeFrom="column">
                  <wp:posOffset>272097</wp:posOffset>
                </wp:positionH>
                <wp:positionV relativeFrom="line">
                  <wp:posOffset>0</wp:posOffset>
                </wp:positionV>
                <wp:extent cx="5036821" cy="846456"/>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5036821" cy="846456"/>
                          <a:chOff x="0" y="0"/>
                          <a:chExt cx="5036820" cy="846455"/>
                        </a:xfrm>
                      </wpg:grpSpPr>
                      <wps:wsp>
                        <wps:cNvPr id="1073741838" name="Shape 1073741838"/>
                        <wps:cNvSpPr/>
                        <wps:spPr>
                          <a:xfrm>
                            <a:off x="0" y="0"/>
                            <a:ext cx="5036821" cy="846456"/>
                          </a:xfrm>
                          <a:prstGeom prst="rect">
                            <a:avLst/>
                          </a:prstGeom>
                          <a:solidFill>
                            <a:srgbClr val="FFFFFF"/>
                          </a:solidFill>
                          <a:ln w="12700" cap="flat">
                            <a:noFill/>
                            <a:miter lim="400000"/>
                          </a:ln>
                          <a:effectLst/>
                        </wps:spPr>
                        <wps:bodyPr/>
                      </wps:wsp>
                      <pic:pic xmlns:pic="http://schemas.openxmlformats.org/drawingml/2006/picture">
                        <pic:nvPicPr>
                          <pic:cNvPr id="1073741839" name="image.png"/>
                          <pic:cNvPicPr/>
                        </pic:nvPicPr>
                        <pic:blipFill>
                          <a:blip r:embed="rId19">
                            <a:extLst/>
                          </a:blip>
                          <a:stretch>
                            <a:fillRect/>
                          </a:stretch>
                        </pic:blipFill>
                        <pic:spPr>
                          <a:xfrm>
                            <a:off x="0" y="0"/>
                            <a:ext cx="5036821" cy="846456"/>
                          </a:xfrm>
                          <a:prstGeom prst="rect">
                            <a:avLst/>
                          </a:prstGeom>
                          <a:ln w="12700" cap="flat">
                            <a:noFill/>
                            <a:miter lim="400000"/>
                          </a:ln>
                          <a:effectLst/>
                        </pic:spPr>
                      </pic:pic>
                    </wpg:wgp>
                  </a:graphicData>
                </a:graphic>
              </wp:anchor>
            </w:drawing>
          </mc:Choice>
          <mc:Fallback>
            <w:pict>
              <v:group w14:anchorId="5A910470" id="officeArt object" o:spid="_x0000_s1026" style="position:absolute;left:0;text-align:left;margin-left:21.4pt;margin-top:0;width:396.6pt;height:66.65pt;z-index:251662336;mso-wrap-distance-left:12pt;mso-wrap-distance-top:12pt;mso-wrap-distance-right:12pt;mso-wrap-distance-bottom:12pt;mso-position-vertical-relative:line" coordsize="50368,8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">
                <v:rect id="Shape 1073741838" o:spid="_x0000_s1027" style="position:absolute;width:50368;height:8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ncsA&#10;AADjAAAADwAAAGRycy9kb3ducmV2LnhtbESPwW7CMBBE75X4B2uReqmKTaENpBiEWlXi0EtJP2AV&#10;L3FKbEe2CeHvu4dKPe7O7MzbzW50nRgopjZ4DfOZAkG+Dqb1jYbv6uNxBSJl9Aa74EnDjRLstpO7&#10;DZYmXP0XDcfcCA7xqUQNNue+lDLVlhymWejJs3YK0WHmMTbSRLxyuOvkk1Iv0mHrucFiT2+W6vPx&#10;4jQU8WfpslLDbX34rN6fKzs8XEat76fj/hVEpjH/m/+uD4bxVbEolvPVgqH5J16A3P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gMf6dywAAAOMAAAAPAAAAAAAAAAAAAAAAAJgC&#10;AABkcnMvZG93bnJldi54bWxQSwUGAAAAAAQABAD1AAAAkAMAAAAA&#10;" stroked="f" strokeweight="1pt">
                  <v:stroke miterlimit="4"/>
                </v:rect>
                <v:shape id="image.png" o:spid="_x0000_s1028" type="#_x0000_t75" style="position:absolute;width:50368;height:8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rqnzGAAAA4wAAAA8AAABkcnMvZG93bnJldi54bWxET91qwjAUvhf2DuEMdqdpV1m6apQhjAlj&#10;F/48wFlzbMuak5JkWt9+GQhenu//LNej7cWZfOgca8hnGQji2pmOGw3Hw/u0BBEissHeMWm4UoD1&#10;6mGyxMq4C+/ovI+NSCEcKtTQxjhUUoa6JYth5gbixJ2ctxjT6RtpPF5SuO3lc5a9SIsdp4YWB9q0&#10;VP/sf60Gbzb8Wdpi+LqqgzINf7uPXGn99Di+LUBEGuNdfHNvTZqfqULN87J4hf+fEgB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uuqfMYAAADjAAAADwAAAAAAAAAAAAAA&#10;AACfAgAAZHJzL2Rvd25yZXYueG1sUEsFBgAAAAAEAAQA9wAAAJIDAAAAAA==&#10;" strokeweight="1pt">
                  <v:stroke miterlimit="4"/>
                  <v:imagedata r:id="rId20" o:title=""/>
                </v:shape>
                <w10:wrap type="topAndBottom" anchory="line"/>
              </v:group>
            </w:pict>
          </mc:Fallback>
        </mc:AlternateContent>
      </w:r>
    </w:p>
    <w:p w14:paraId="59CFEC41" w14:textId="77777777" w:rsidR="00AC2565" w:rsidRDefault="00FE2FAB">
      <w:pPr>
        <w:pStyle w:val="a0"/>
        <w:spacing w:before="142"/>
        <w:ind w:firstLine="372"/>
        <w:jc w:val="center"/>
      </w:pPr>
      <w:r>
        <w:rPr>
          <w:noProof/>
        </w:rPr>
        <mc:AlternateContent>
          <mc:Choice Requires="wps">
            <w:drawing>
              <wp:anchor distT="0" distB="0" distL="0" distR="0" simplePos="0" relativeHeight="251663360" behindDoc="0" locked="0" layoutInCell="1" allowOverlap="1" wp14:anchorId="41EEEDFE" wp14:editId="062CFC13">
                <wp:simplePos x="0" y="0"/>
                <wp:positionH relativeFrom="column">
                  <wp:posOffset>1054100</wp:posOffset>
                </wp:positionH>
                <wp:positionV relativeFrom="line">
                  <wp:posOffset>59054</wp:posOffset>
                </wp:positionV>
                <wp:extent cx="4102735" cy="517525"/>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4102735" cy="517525"/>
                        </a:xfrm>
                        <a:prstGeom prst="roundRect">
                          <a:avLst>
                            <a:gd name="adj" fmla="val 16667"/>
                          </a:avLst>
                        </a:prstGeom>
                        <a:noFill/>
                        <a:ln w="38160" cap="flat">
                          <a:solidFill>
                            <a:srgbClr val="FF0000"/>
                          </a:solidFill>
                          <a:prstDash val="solid"/>
                          <a:round/>
                        </a:ln>
                        <a:effectLst/>
                      </wps:spPr>
                      <wps:bodyPr/>
                    </wps:wsp>
                  </a:graphicData>
                </a:graphic>
              </wp:anchor>
            </w:drawing>
          </mc:Choice>
          <mc:Fallback>
            <w:pict>
              <v:roundrect w14:anchorId="25B40804" id="officeArt object" o:spid="_x0000_s1026" style="position:absolute;left:0;text-align:left;margin-left:83pt;margin-top:4.65pt;width:323.05pt;height:40.75pt;z-index:251663360;visibility:visible;mso-wrap-style:square;mso-wrap-distance-left:0;mso-wrap-distance-top:0;mso-wrap-distance-right:0;mso-wrap-distance-bottom:0;mso-position-horizontal:absolute;mso-position-horizontal-relative:text;mso-position-vertical:absolute;mso-position-vertical-relative:lin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" filled="f" strokecolor="red" strokeweight="1.06mm">
                <w10:wrap anchory="line"/>
              </v:roundrect>
            </w:pict>
          </mc:Fallback>
        </mc:AlternateContent>
      </w:r>
    </w:p>
    <w:p w14:paraId="18A7630A" w14:textId="77777777" w:rsidR="00AC2565" w:rsidRDefault="00AC2565">
      <w:pPr>
        <w:pStyle w:val="a0"/>
        <w:spacing w:before="142"/>
        <w:ind w:firstLine="372"/>
        <w:jc w:val="center"/>
      </w:pPr>
    </w:p>
    <w:p w14:paraId="688F3FE9" w14:textId="77777777" w:rsidR="00AC2565" w:rsidRDefault="00AC2565">
      <w:pPr>
        <w:pStyle w:val="a0"/>
        <w:spacing w:before="142"/>
        <w:ind w:firstLine="372"/>
        <w:jc w:val="center"/>
      </w:pPr>
    </w:p>
    <w:p w14:paraId="5A93C035" w14:textId="77777777" w:rsidR="00AC2565" w:rsidRDefault="00FE2FAB">
      <w:pPr>
        <w:pStyle w:val="a0"/>
        <w:ind w:firstLine="372"/>
        <w:jc w:val="center"/>
      </w:pPr>
      <w:r>
        <w:t>Fig.5  Victim program and ROP gadget chain check result</w:t>
      </w:r>
    </w:p>
    <w:p w14:paraId="7141A70A" w14:textId="77777777" w:rsidR="00AC2565" w:rsidRDefault="00FE2FAB">
      <w:pPr>
        <w:pStyle w:val="a0"/>
        <w:ind w:firstLine="372"/>
        <w:jc w:val="center"/>
        <w:rPr>
          <w:rFonts w:ascii="宋体" w:eastAsia="宋体" w:hAnsi="宋体" w:cs="宋体"/>
          <w:lang w:val="zh-TW" w:eastAsia="zh-TW"/>
        </w:rPr>
      </w:pPr>
      <w:r>
        <w:rPr>
          <w:rFonts w:eastAsia="宋体" w:hint="eastAsia"/>
          <w:lang w:val="zh-TW" w:eastAsia="zh-TW"/>
        </w:rPr>
        <w:t>图</w:t>
      </w:r>
      <w:r>
        <w:t>5. victim</w:t>
      </w:r>
      <w:r>
        <w:rPr>
          <w:rFonts w:eastAsia="宋体" w:hint="eastAsia"/>
          <w:lang w:val="zh-TW" w:eastAsia="zh-TW"/>
        </w:rPr>
        <w:t>程序以及</w:t>
      </w:r>
      <w:r>
        <w:t>ROP gadget</w:t>
      </w:r>
      <w:r>
        <w:rPr>
          <w:rFonts w:eastAsia="宋体" w:hint="eastAsia"/>
          <w:lang w:val="zh-TW" w:eastAsia="zh-TW"/>
        </w:rPr>
        <w:t>链检测结果</w:t>
      </w:r>
    </w:p>
    <w:p w14:paraId="7EB21926" w14:textId="77777777" w:rsidR="00AC2565" w:rsidRDefault="00FE2FAB">
      <w:pPr>
        <w:pStyle w:val="a0"/>
        <w:spacing w:after="142"/>
        <w:ind w:firstLine="372"/>
        <w:jc w:val="left"/>
        <w:rPr>
          <w:rFonts w:ascii="宋体" w:eastAsia="宋体" w:hAnsi="宋体" w:cs="宋体"/>
          <w:lang w:val="zh-TW" w:eastAsia="zh-TW"/>
        </w:rPr>
      </w:pPr>
      <w:r>
        <w:rPr>
          <w:rFonts w:ascii="宋体" w:eastAsia="宋体" w:hAnsi="宋体" w:cs="宋体"/>
          <w:lang w:val="zh-TW" w:eastAsia="zh-TW"/>
        </w:rPr>
        <w:tab/>
        <w:t>实验表明，</w:t>
      </w:r>
      <w:r>
        <w:t>PerfCFI</w:t>
      </w:r>
      <w:r>
        <w:rPr>
          <w:rFonts w:eastAsia="宋体" w:hint="eastAsia"/>
          <w:lang w:val="zh-TW" w:eastAsia="zh-TW"/>
        </w:rPr>
        <w:t>能够有效的检测出通过较短的</w:t>
      </w:r>
      <w:r>
        <w:t>gadget</w:t>
      </w:r>
      <w:r>
        <w:rPr>
          <w:rFonts w:eastAsia="宋体" w:hint="eastAsia"/>
          <w:lang w:val="zh-TW" w:eastAsia="zh-TW"/>
        </w:rPr>
        <w:t>链进行系统调用的</w:t>
      </w:r>
      <w:r>
        <w:t>ROP</w:t>
      </w:r>
      <w:r>
        <w:rPr>
          <w:rFonts w:eastAsia="宋体" w:hint="eastAsia"/>
          <w:lang w:val="zh-TW" w:eastAsia="zh-TW"/>
        </w:rPr>
        <w:t>攻击。</w:t>
      </w:r>
    </w:p>
    <w:p w14:paraId="117BC403"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相关研究</w:t>
      </w:r>
    </w:p>
    <w:p w14:paraId="541B6EA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控制流完整性（</w:t>
      </w:r>
      <w:r>
        <w:rPr>
          <w:lang w:eastAsia="zh-TW"/>
        </w:rPr>
        <w:t>Control Flow Integrity</w:t>
      </w:r>
      <w:r>
        <w:rPr>
          <w:rFonts w:eastAsia="宋体" w:hint="eastAsia"/>
          <w:lang w:val="zh-TW" w:eastAsia="zh-TW"/>
        </w:rPr>
        <w:t>，简称</w:t>
      </w:r>
      <w:r>
        <w:rPr>
          <w:lang w:eastAsia="zh-TW"/>
        </w:rPr>
        <w:t>CFI</w:t>
      </w:r>
      <w:r>
        <w:rPr>
          <w:rFonts w:eastAsia="宋体" w:hint="eastAsia"/>
          <w:lang w:val="zh-TW" w:eastAsia="zh-TW"/>
        </w:rPr>
        <w:t>）最早由</w:t>
      </w:r>
      <w:r>
        <w:rPr>
          <w:lang w:eastAsia="zh-TW"/>
        </w:rPr>
        <w:t>Abadi</w:t>
      </w:r>
      <w:r>
        <w:rPr>
          <w:rFonts w:eastAsia="宋体" w:hint="eastAsia"/>
          <w:lang w:val="zh-TW" w:eastAsia="zh-TW"/>
        </w:rPr>
        <w:t>等人提出</w:t>
      </w:r>
      <w:r>
        <w:rPr>
          <w:lang w:eastAsia="zh-TW"/>
        </w:rPr>
        <w:t>[5]</w:t>
      </w:r>
      <w:r>
        <w:rPr>
          <w:rFonts w:eastAsia="宋体" w:hint="eastAsia"/>
          <w:lang w:val="zh-TW" w:eastAsia="zh-TW"/>
        </w:rPr>
        <w:t>，该方法假设程序在其执行过程中，应当遵循预先定义好的控制流图（</w:t>
      </w:r>
      <w:r>
        <w:rPr>
          <w:lang w:eastAsia="zh-TW"/>
        </w:rPr>
        <w:t>Control Flow Graph</w:t>
      </w:r>
      <w:r>
        <w:rPr>
          <w:rFonts w:eastAsia="宋体" w:hint="eastAsia"/>
          <w:lang w:val="zh-TW" w:eastAsia="zh-TW"/>
        </w:rPr>
        <w:t>，简称</w:t>
      </w:r>
      <w:r>
        <w:rPr>
          <w:lang w:eastAsia="zh-TW"/>
        </w:rPr>
        <w:t>CFG</w:t>
      </w:r>
      <w:r>
        <w:rPr>
          <w:rFonts w:eastAsia="宋体" w:hint="eastAsia"/>
          <w:lang w:val="zh-TW" w:eastAsia="zh-TW"/>
        </w:rPr>
        <w:t>），以确保程序控制流不被劫持或非法篡改。具体作法是在控制流转移指令前插入检验代码，来判断目标地址的合法性。</w:t>
      </w:r>
      <w:r>
        <w:t>CFI</w:t>
      </w:r>
      <w:r>
        <w:rPr>
          <w:rFonts w:eastAsia="宋体" w:hint="eastAsia"/>
          <w:lang w:val="zh-TW" w:eastAsia="zh-TW"/>
        </w:rPr>
        <w:t>技术分为细粒度和粗粒度两种类型。</w:t>
      </w:r>
    </w:p>
    <w:p w14:paraId="3B709BB0" w14:textId="77777777" w:rsidR="00AC2565" w:rsidRDefault="00FE2FAB">
      <w:pPr>
        <w:pStyle w:val="a0"/>
        <w:ind w:firstLine="372"/>
        <w:rPr>
          <w:rFonts w:ascii="宋体" w:eastAsia="宋体" w:hAnsi="宋体" w:cs="宋体"/>
          <w:lang w:val="zh-TW" w:eastAsia="zh-TW"/>
        </w:rPr>
      </w:pPr>
      <w:r>
        <w:t>Abadi</w:t>
      </w:r>
      <w:r>
        <w:rPr>
          <w:rFonts w:eastAsia="宋体" w:hint="eastAsia"/>
          <w:lang w:val="zh-TW" w:eastAsia="zh-TW"/>
        </w:rPr>
        <w:t>等</w:t>
      </w:r>
      <w:r>
        <w:t>[5]</w:t>
      </w:r>
      <w:r>
        <w:rPr>
          <w:rFonts w:eastAsia="宋体" w:hint="eastAsia"/>
          <w:lang w:val="zh-TW" w:eastAsia="zh-TW"/>
        </w:rPr>
        <w:t>提出的细粒度的</w:t>
      </w:r>
      <w:r>
        <w:t>CFI</w:t>
      </w:r>
      <w:r>
        <w:rPr>
          <w:rFonts w:eastAsia="宋体" w:hint="eastAsia"/>
          <w:lang w:val="zh-TW" w:eastAsia="zh-TW"/>
        </w:rPr>
        <w:t>技术，预先计算出所有间接转移指令的可能的目标地址，并为之赋予唯一的</w:t>
      </w:r>
      <w:r>
        <w:t>ID</w:t>
      </w:r>
      <w:r>
        <w:rPr>
          <w:rFonts w:eastAsia="宋体" w:hint="eastAsia"/>
          <w:lang w:val="zh-TW" w:eastAsia="zh-TW"/>
        </w:rPr>
        <w:t>；在检查时，在每条间接跳转指令执行前增加检查，一旦违反控制流图的间接跳转就会报错。</w:t>
      </w:r>
      <w:r>
        <w:t>Abadi</w:t>
      </w:r>
      <w:r>
        <w:rPr>
          <w:rFonts w:eastAsia="宋体" w:hint="eastAsia"/>
          <w:lang w:val="zh-TW" w:eastAsia="zh-TW"/>
        </w:rPr>
        <w:t>等</w:t>
      </w:r>
      <w:r>
        <w:t>[6]</w:t>
      </w:r>
      <w:r>
        <w:rPr>
          <w:rFonts w:eastAsia="宋体" w:hint="eastAsia"/>
          <w:lang w:val="zh-TW" w:eastAsia="zh-TW"/>
        </w:rPr>
        <w:t>利用</w:t>
      </w:r>
      <w:r>
        <w:t>CFI</w:t>
      </w:r>
      <w:r>
        <w:rPr>
          <w:rFonts w:eastAsia="宋体" w:hint="eastAsia"/>
          <w:lang w:val="zh-TW" w:eastAsia="zh-TW"/>
        </w:rPr>
        <w:t>思想保证控制流的正确性，并结合内存访问控制、影子栈等，将传统的应用程序包装成</w:t>
      </w:r>
      <w:r>
        <w:t>XFI</w:t>
      </w:r>
      <w:r>
        <w:rPr>
          <w:rFonts w:eastAsia="宋体" w:hint="eastAsia"/>
          <w:lang w:val="zh-TW" w:eastAsia="zh-TW"/>
        </w:rPr>
        <w:t>模块，在运行时提供保护与监控，并通过设置外部接口与操作系统交互。虽然这些细粒度的</w:t>
      </w:r>
      <w:r>
        <w:t>CFI</w:t>
      </w:r>
      <w:r>
        <w:rPr>
          <w:rFonts w:eastAsia="宋体" w:hint="eastAsia"/>
          <w:lang w:val="zh-TW" w:eastAsia="zh-TW"/>
        </w:rPr>
        <w:t>技术能够提升系统的安全性，但其开销过大，难以得到实际部署。</w:t>
      </w:r>
    </w:p>
    <w:p w14:paraId="6A11906B"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粗粒度的</w:t>
      </w:r>
      <w:r>
        <w:t>CFI</w:t>
      </w:r>
      <w:r>
        <w:rPr>
          <w:rFonts w:eastAsia="宋体" w:hint="eastAsia"/>
          <w:lang w:val="zh-TW" w:eastAsia="zh-TW"/>
        </w:rPr>
        <w:t>技术将一组或相近类型的目标归到一起进行检查，可在一定程度上降低开销。</w:t>
      </w:r>
      <w:r>
        <w:t>Zhang</w:t>
      </w:r>
      <w:r>
        <w:rPr>
          <w:rFonts w:eastAsia="宋体" w:hint="eastAsia"/>
          <w:lang w:val="zh-TW" w:eastAsia="zh-TW"/>
        </w:rPr>
        <w:t>等</w:t>
      </w:r>
      <w:r>
        <w:t>[7]</w:t>
      </w:r>
      <w:r>
        <w:rPr>
          <w:rFonts w:eastAsia="宋体" w:hint="eastAsia"/>
          <w:lang w:val="zh-TW" w:eastAsia="zh-TW"/>
        </w:rPr>
        <w:t>提出了</w:t>
      </w:r>
      <w:r>
        <w:t>CCFIR</w:t>
      </w:r>
      <w:r>
        <w:rPr>
          <w:rFonts w:eastAsia="宋体" w:hint="eastAsia"/>
          <w:lang w:val="zh-TW" w:eastAsia="zh-TW"/>
        </w:rPr>
        <w:t>，该方法对间接调用指令和函数返回指令的目标进行区分，阻止未经验证的返回指令跳转到敏感函数的行为。</w:t>
      </w:r>
      <w:r>
        <w:t>Zhangn</w:t>
      </w:r>
      <w:r>
        <w:rPr>
          <w:rFonts w:eastAsia="宋体" w:hint="eastAsia"/>
          <w:lang w:val="zh-TW" w:eastAsia="zh-TW"/>
        </w:rPr>
        <w:t>等</w:t>
      </w:r>
      <w:r>
        <w:t>[8]</w:t>
      </w:r>
      <w:r>
        <w:rPr>
          <w:rFonts w:eastAsia="宋体" w:hint="eastAsia"/>
          <w:lang w:val="zh-TW" w:eastAsia="zh-TW"/>
        </w:rPr>
        <w:t>提出了</w:t>
      </w:r>
      <w:r>
        <w:t>binCFI</w:t>
      </w:r>
      <w:r>
        <w:rPr>
          <w:rFonts w:eastAsia="宋体" w:hint="eastAsia"/>
          <w:lang w:val="zh-TW" w:eastAsia="zh-TW"/>
        </w:rPr>
        <w:t>，该方法将间接转移指令的操作数分为代码指针、异常处理程序入口、导出符号地址和返回地址等类型，通过精细的静态分析，得到不同类型的间接控制转移的合法目标集合，并基于此进行攻击检测。</w:t>
      </w:r>
      <w:r>
        <w:t>Mashtizadeh</w:t>
      </w:r>
      <w:r>
        <w:rPr>
          <w:rFonts w:eastAsia="宋体" w:hint="eastAsia"/>
          <w:lang w:val="zh-TW" w:eastAsia="zh-TW"/>
        </w:rPr>
        <w:t>等</w:t>
      </w:r>
      <w:r>
        <w:t>[12]</w:t>
      </w:r>
      <w:r>
        <w:rPr>
          <w:rFonts w:eastAsia="宋体" w:hint="eastAsia"/>
          <w:lang w:val="zh-TW" w:eastAsia="zh-TW"/>
        </w:rPr>
        <w:t>提出了</w:t>
      </w:r>
      <w:r>
        <w:t>CCFI</w:t>
      </w:r>
      <w:r>
        <w:rPr>
          <w:rFonts w:eastAsia="宋体" w:hint="eastAsia"/>
          <w:lang w:val="zh-TW" w:eastAsia="zh-TW"/>
        </w:rPr>
        <w:t>方法对代码指针进行更细致的划分。该方法将代码指针细分为函数指针类、</w:t>
      </w:r>
      <w:r>
        <w:t>return</w:t>
      </w:r>
      <w:r>
        <w:rPr>
          <w:rFonts w:eastAsia="宋体" w:hint="eastAsia"/>
          <w:lang w:val="zh-TW" w:eastAsia="zh-TW"/>
        </w:rPr>
        <w:t>指针类、方法指针类、虚表指针类，通过对代码指针进行加密来增强</w:t>
      </w:r>
      <w:r>
        <w:t>CFI</w:t>
      </w:r>
      <w:r>
        <w:rPr>
          <w:rFonts w:eastAsia="宋体" w:hint="eastAsia"/>
          <w:lang w:val="zh-TW" w:eastAsia="zh-TW"/>
        </w:rPr>
        <w:t>方法。以上方法都是只实施了控制流不敏感策略，然而上下文信息的缺少会降低方法的有效性。因此</w:t>
      </w:r>
      <w:r>
        <w:t>Veen</w:t>
      </w:r>
      <w:r>
        <w:rPr>
          <w:rFonts w:eastAsia="宋体" w:hint="eastAsia"/>
          <w:lang w:val="zh-TW" w:eastAsia="zh-TW"/>
        </w:rPr>
        <w:t>等</w:t>
      </w:r>
      <w:r>
        <w:t>[13]</w:t>
      </w:r>
      <w:r>
        <w:rPr>
          <w:rFonts w:eastAsia="宋体" w:hint="eastAsia"/>
          <w:lang w:val="zh-TW" w:eastAsia="zh-TW"/>
        </w:rPr>
        <w:t>提出了上下文敏感的</w:t>
      </w:r>
      <w:r>
        <w:t>CFI</w:t>
      </w:r>
      <w:r>
        <w:rPr>
          <w:rFonts w:eastAsia="宋体" w:hint="eastAsia"/>
          <w:lang w:val="zh-TW" w:eastAsia="zh-TW"/>
        </w:rPr>
        <w:t>技术，该方法能够监控通往敏感函数（可用于实施控制流转移攻击）的执行路径，通过使用二进制插桩涉及，在被监控路径上强制执行上下文敏感</w:t>
      </w:r>
      <w:r>
        <w:t>CIF</w:t>
      </w:r>
      <w:r>
        <w:rPr>
          <w:rFonts w:eastAsia="宋体" w:hint="eastAsia"/>
          <w:lang w:val="zh-TW" w:eastAsia="zh-TW"/>
        </w:rPr>
        <w:t>的不变量。</w:t>
      </w:r>
    </w:p>
    <w:p w14:paraId="3EDE3EC6" w14:textId="77777777" w:rsidR="00AC2565" w:rsidRDefault="00FE2FAB">
      <w:pPr>
        <w:pStyle w:val="A6"/>
        <w:ind w:firstLine="372"/>
      </w:pPr>
      <w:r>
        <w:rPr>
          <w:rFonts w:eastAsia="宋体" w:hint="eastAsia"/>
          <w:lang w:val="zh-TW" w:eastAsia="zh-TW"/>
        </w:rPr>
        <w:t>以上的</w:t>
      </w:r>
      <w:r>
        <w:t>CFI</w:t>
      </w:r>
      <w:r>
        <w:rPr>
          <w:rFonts w:eastAsia="宋体" w:hint="eastAsia"/>
          <w:lang w:val="zh-TW" w:eastAsia="zh-TW"/>
        </w:rPr>
        <w:t>技术均是基于二进制插桩的，需要修改源码或者通过反汇编重写二进制代码，这给这些技术的使用带来额外的工作量；并且会引入较大的性能开销或者检测效果不够精确。本文提供的</w:t>
      </w:r>
      <w:r>
        <w:t>PerfCFI</w:t>
      </w:r>
      <w:r>
        <w:rPr>
          <w:rFonts w:eastAsia="宋体" w:hint="eastAsia"/>
          <w:lang w:val="zh-TW" w:eastAsia="zh-TW"/>
        </w:rPr>
        <w:t>方法并不属于该类别，不依赖于源代码，同时可以直接作用于传统程序，但本文提供的检测框架可以和基于二进制程序的方式结合实现基于</w:t>
      </w:r>
      <w:r>
        <w:t>CFG</w:t>
      </w:r>
      <w:r>
        <w:rPr>
          <w:rFonts w:eastAsia="宋体" w:hint="eastAsia"/>
          <w:lang w:val="zh-TW" w:eastAsia="zh-TW"/>
        </w:rPr>
        <w:t>的</w:t>
      </w:r>
      <w:r>
        <w:t>CFI</w:t>
      </w:r>
      <w:r>
        <w:rPr>
          <w:rFonts w:eastAsia="宋体" w:hint="eastAsia"/>
          <w:lang w:val="zh-TW" w:eastAsia="zh-TW"/>
        </w:rPr>
        <w:t>检查，该方法将作为我们未来的研究方向之一。</w:t>
      </w:r>
    </w:p>
    <w:p w14:paraId="6F1B0CF7" w14:textId="77777777" w:rsidR="00AC2565" w:rsidRDefault="00FE2FAB">
      <w:pPr>
        <w:pStyle w:val="a0"/>
        <w:ind w:firstLine="372"/>
      </w:pPr>
      <w:r>
        <w:rPr>
          <w:rFonts w:eastAsia="宋体" w:hint="eastAsia"/>
          <w:lang w:val="zh-TW" w:eastAsia="zh-TW"/>
        </w:rPr>
        <w:lastRenderedPageBreak/>
        <w:t>为了能够在性能和防御效果方面取得更好的效果，一些研究引入硬件机制来降低</w:t>
      </w:r>
      <w:r>
        <w:t>CFI</w:t>
      </w:r>
      <w:r>
        <w:rPr>
          <w:rFonts w:eastAsia="宋体" w:hint="eastAsia"/>
          <w:lang w:val="zh-TW" w:eastAsia="zh-TW"/>
        </w:rPr>
        <w:t>技术的开销。</w:t>
      </w:r>
    </w:p>
    <w:p w14:paraId="7BCD542A" w14:textId="77777777" w:rsidR="00AC2565" w:rsidRDefault="00FE2FAB">
      <w:pPr>
        <w:pStyle w:val="a0"/>
        <w:ind w:firstLine="372"/>
        <w:rPr>
          <w:lang w:eastAsia="zh-TW"/>
        </w:rPr>
      </w:pPr>
      <w:r>
        <w:t>Pappas</w:t>
      </w:r>
      <w:r>
        <w:rPr>
          <w:rFonts w:eastAsia="宋体" w:hint="eastAsia"/>
          <w:lang w:val="zh-TW" w:eastAsia="zh-TW"/>
        </w:rPr>
        <w:t>等提出了</w:t>
      </w:r>
      <w:r>
        <w:t>kBouncer</w:t>
      </w:r>
      <w:r>
        <w:rPr>
          <w:rFonts w:eastAsia="宋体" w:hint="eastAsia"/>
          <w:lang w:val="zh-TW" w:eastAsia="zh-TW"/>
        </w:rPr>
        <w:t>方法</w:t>
      </w:r>
      <w:r>
        <w:t>[10]</w:t>
      </w:r>
      <w:r>
        <w:rPr>
          <w:rFonts w:eastAsia="宋体" w:hint="eastAsia"/>
          <w:lang w:val="zh-TW" w:eastAsia="zh-TW"/>
        </w:rPr>
        <w:t>，该方法利用</w:t>
      </w:r>
      <w:r>
        <w:t>LBR</w:t>
      </w:r>
      <w:r>
        <w:rPr>
          <w:rFonts w:eastAsia="宋体" w:hint="eastAsia"/>
          <w:lang w:val="zh-TW" w:eastAsia="zh-TW"/>
        </w:rPr>
        <w:t>（</w:t>
      </w:r>
      <w:r>
        <w:t>Last Branch Register</w:t>
      </w:r>
      <w:r>
        <w:rPr>
          <w:rFonts w:eastAsia="宋体" w:hint="eastAsia"/>
          <w:lang w:val="zh-TW" w:eastAsia="zh-TW"/>
        </w:rPr>
        <w:t>）捕获最近的</w:t>
      </w:r>
      <w:r>
        <w:t>16</w:t>
      </w:r>
      <w:r>
        <w:rPr>
          <w:rFonts w:eastAsia="宋体" w:hint="eastAsia"/>
          <w:lang w:val="zh-TW" w:eastAsia="zh-TW"/>
        </w:rPr>
        <w:t>次跳转信息，在敏感系统调用处对捕获的</w:t>
      </w:r>
      <w:r>
        <w:t>16</w:t>
      </w:r>
      <w:r>
        <w:rPr>
          <w:rFonts w:eastAsia="宋体" w:hint="eastAsia"/>
          <w:lang w:val="zh-TW" w:eastAsia="zh-TW"/>
        </w:rPr>
        <w:t>次跳转进行安全性判断。</w:t>
      </w:r>
      <w:r>
        <w:t>Cheng</w:t>
      </w:r>
      <w:r>
        <w:rPr>
          <w:rFonts w:eastAsia="宋体" w:hint="eastAsia"/>
          <w:lang w:val="zh-TW" w:eastAsia="zh-TW"/>
        </w:rPr>
        <w:t>等提出</w:t>
      </w:r>
      <w:r>
        <w:t>ROPecker</w:t>
      </w:r>
      <w:r>
        <w:rPr>
          <w:rFonts w:eastAsia="宋体" w:hint="eastAsia"/>
          <w:lang w:val="zh-TW" w:eastAsia="zh-TW"/>
        </w:rPr>
        <w:t>方法</w:t>
      </w:r>
      <w:r>
        <w:t>[2]</w:t>
      </w:r>
      <w:r>
        <w:rPr>
          <w:rFonts w:eastAsia="宋体" w:hint="eastAsia"/>
          <w:lang w:val="zh-TW" w:eastAsia="zh-TW"/>
        </w:rPr>
        <w:t>，该方法也是利用</w:t>
      </w:r>
      <w:r>
        <w:t>LBR</w:t>
      </w:r>
      <w:r>
        <w:rPr>
          <w:rFonts w:eastAsia="宋体" w:hint="eastAsia"/>
          <w:lang w:val="zh-TW" w:eastAsia="zh-TW"/>
        </w:rPr>
        <w:t>捕获程序程序流的方式进行</w:t>
      </w:r>
      <w:r>
        <w:t>ROP</w:t>
      </w:r>
      <w:r>
        <w:rPr>
          <w:rFonts w:eastAsia="宋体" w:hint="eastAsia"/>
          <w:lang w:val="zh-TW" w:eastAsia="zh-TW"/>
        </w:rPr>
        <w:t>攻击检测。该方法在运行时检测过去和未来的执行流中是否存在长</w:t>
      </w:r>
      <w:r>
        <w:t>gadget</w:t>
      </w:r>
      <w:r>
        <w:rPr>
          <w:rFonts w:eastAsia="宋体" w:hint="eastAsia"/>
          <w:lang w:val="zh-TW" w:eastAsia="zh-TW"/>
        </w:rPr>
        <w:t>链来进行攻击检测，还通过滑动窗口的机制来进一步提高准确性和高效性。但是，这两种方法都是一次性针对</w:t>
      </w:r>
      <w:r>
        <w:t>16</w:t>
      </w:r>
      <w:r>
        <w:rPr>
          <w:rFonts w:eastAsia="宋体" w:hint="eastAsia"/>
          <w:lang w:val="zh-TW" w:eastAsia="zh-TW"/>
        </w:rPr>
        <w:t>个间接分支进行检查，会面临历史覆盖不足的问题，导致检测精度下降。</w:t>
      </w:r>
      <w:r>
        <w:rPr>
          <w:lang w:eastAsia="zh-TW"/>
        </w:rPr>
        <w:t>Xia</w:t>
      </w:r>
      <w:r>
        <w:rPr>
          <w:rFonts w:eastAsia="宋体" w:hint="eastAsia"/>
          <w:lang w:val="zh-TW" w:eastAsia="zh-TW"/>
        </w:rPr>
        <w:t>等提出了</w:t>
      </w:r>
      <w:r>
        <w:rPr>
          <w:lang w:eastAsia="zh-TW"/>
        </w:rPr>
        <w:t>CFIMon[11],</w:t>
      </w:r>
      <w:r>
        <w:rPr>
          <w:rFonts w:eastAsia="宋体" w:hint="eastAsia"/>
          <w:lang w:val="zh-TW" w:eastAsia="zh-TW"/>
        </w:rPr>
        <w:t>该方法采用</w:t>
      </w:r>
      <w:r>
        <w:rPr>
          <w:lang w:eastAsia="zh-TW"/>
        </w:rPr>
        <w:t>BTB</w:t>
      </w:r>
      <w:r>
        <w:rPr>
          <w:rFonts w:eastAsia="宋体" w:hint="eastAsia"/>
          <w:lang w:val="zh-TW" w:eastAsia="zh-TW"/>
        </w:rPr>
        <w:t>（</w:t>
      </w:r>
      <w:r>
        <w:rPr>
          <w:lang w:eastAsia="zh-TW"/>
        </w:rPr>
        <w:t>Branch Trace Buffer</w:t>
      </w:r>
      <w:r>
        <w:rPr>
          <w:rFonts w:eastAsia="宋体" w:hint="eastAsia"/>
          <w:lang w:val="zh-TW" w:eastAsia="zh-TW"/>
        </w:rPr>
        <w:t>）来捕获程序运行过程中跳转指令的信息。虽然</w:t>
      </w:r>
      <w:r>
        <w:rPr>
          <w:lang w:eastAsia="zh-TW"/>
        </w:rPr>
        <w:t>BTB</w:t>
      </w:r>
      <w:r>
        <w:rPr>
          <w:rFonts w:eastAsia="宋体" w:hint="eastAsia"/>
          <w:lang w:val="zh-TW" w:eastAsia="zh-TW"/>
        </w:rPr>
        <w:t>能够程序整个执行过程中的所有跳转指令的历史信息都记录下来，但使用</w:t>
      </w:r>
      <w:r>
        <w:rPr>
          <w:lang w:eastAsia="zh-TW"/>
        </w:rPr>
        <w:t>BTB</w:t>
      </w:r>
      <w:r>
        <w:rPr>
          <w:rFonts w:eastAsia="宋体" w:hint="eastAsia"/>
          <w:lang w:val="zh-TW" w:eastAsia="zh-TW"/>
        </w:rPr>
        <w:t>的程序性能明显比</w:t>
      </w:r>
      <w:r>
        <w:rPr>
          <w:lang w:eastAsia="zh-TW"/>
        </w:rPr>
        <w:t>LBR</w:t>
      </w:r>
      <w:r>
        <w:rPr>
          <w:rFonts w:eastAsia="宋体" w:hint="eastAsia"/>
          <w:lang w:val="zh-TW" w:eastAsia="zh-TW"/>
        </w:rPr>
        <w:t>性能低。本文提供的方法属于该类别，但相比于其它基于硬件的</w:t>
      </w:r>
      <w:r>
        <w:rPr>
          <w:lang w:eastAsia="zh-TW"/>
        </w:rPr>
        <w:t>ROP</w:t>
      </w:r>
      <w:r>
        <w:rPr>
          <w:rFonts w:eastAsia="宋体" w:hint="eastAsia"/>
          <w:lang w:val="zh-TW" w:eastAsia="zh-TW"/>
        </w:rPr>
        <w:t>检测方法，如</w:t>
      </w:r>
      <w:r>
        <w:rPr>
          <w:lang w:eastAsia="zh-TW"/>
        </w:rPr>
        <w:t>kbouncer</w:t>
      </w:r>
      <w:r>
        <w:rPr>
          <w:rFonts w:eastAsia="宋体" w:hint="eastAsia"/>
          <w:lang w:val="zh-TW" w:eastAsia="zh-TW"/>
        </w:rPr>
        <w:t>，</w:t>
      </w:r>
      <w:r>
        <w:rPr>
          <w:lang w:eastAsia="zh-TW"/>
        </w:rPr>
        <w:t>PerfCFI</w:t>
      </w:r>
      <w:r>
        <w:rPr>
          <w:rFonts w:eastAsia="宋体" w:hint="eastAsia"/>
          <w:lang w:val="zh-TW" w:eastAsia="zh-TW"/>
        </w:rPr>
        <w:t>检查的粒度更小，同时新增了</w:t>
      </w:r>
      <w:r>
        <w:rPr>
          <w:lang w:eastAsia="zh-TW"/>
        </w:rPr>
        <w:t>long nop-gadget</w:t>
      </w:r>
      <w:r>
        <w:rPr>
          <w:rFonts w:eastAsia="宋体" w:hint="eastAsia"/>
          <w:lang w:val="zh-TW" w:eastAsia="zh-TW"/>
        </w:rPr>
        <w:t>检查以及系统调用检查，</w:t>
      </w:r>
      <w:commentRangeStart w:id="624"/>
      <w:r>
        <w:rPr>
          <w:rFonts w:eastAsia="宋体" w:hint="eastAsia"/>
          <w:lang w:val="zh-TW" w:eastAsia="zh-TW"/>
        </w:rPr>
        <w:t>能够有效避免</w:t>
      </w:r>
      <w:r>
        <w:rPr>
          <w:lang w:eastAsia="zh-TW"/>
        </w:rPr>
        <w:t>kBouncer</w:t>
      </w:r>
      <w:r>
        <w:rPr>
          <w:rFonts w:eastAsia="宋体" w:hint="eastAsia"/>
          <w:lang w:val="zh-TW" w:eastAsia="zh-TW"/>
        </w:rPr>
        <w:t>被历史覆盖的问题</w:t>
      </w:r>
      <w:commentRangeEnd w:id="624"/>
      <w:r>
        <w:commentReference w:id="624"/>
      </w:r>
      <w:r>
        <w:rPr>
          <w:rFonts w:eastAsia="宋体" w:hint="eastAsia"/>
          <w:lang w:val="zh-TW" w:eastAsia="zh-TW"/>
        </w:rPr>
        <w:t>。</w:t>
      </w:r>
    </w:p>
    <w:p w14:paraId="0F22D9F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除了</w:t>
      </w:r>
      <w:r>
        <w:t>CFI</w:t>
      </w:r>
      <w:r>
        <w:rPr>
          <w:rFonts w:eastAsia="宋体" w:hint="eastAsia"/>
          <w:lang w:val="zh-TW" w:eastAsia="zh-TW"/>
        </w:rPr>
        <w:t>方法，另一个</w:t>
      </w:r>
      <w:r>
        <w:t>ROP</w:t>
      </w:r>
      <w:r>
        <w:rPr>
          <w:rFonts w:eastAsia="宋体" w:hint="eastAsia"/>
          <w:lang w:val="zh-TW" w:eastAsia="zh-TW"/>
        </w:rPr>
        <w:t>攻击防御方面的研究热点是随机化技术</w:t>
      </w:r>
      <w:r>
        <w:t>[14-18]</w:t>
      </w:r>
      <w:r>
        <w:rPr>
          <w:rFonts w:eastAsia="宋体" w:hint="eastAsia"/>
          <w:lang w:val="zh-TW" w:eastAsia="zh-TW"/>
        </w:rPr>
        <w:t>，该类技术通过将函数、内存页、基础块或指令排布等随机化，让攻击者不能准确预测所需</w:t>
      </w:r>
      <w:r>
        <w:t>gadget</w:t>
      </w:r>
      <w:r>
        <w:rPr>
          <w:rFonts w:eastAsia="宋体" w:hint="eastAsia"/>
          <w:lang w:val="zh-TW" w:eastAsia="zh-TW"/>
        </w:rPr>
        <w:t>的位置，无法进行</w:t>
      </w:r>
      <w:r>
        <w:t>ROP</w:t>
      </w:r>
      <w:r>
        <w:rPr>
          <w:rFonts w:eastAsia="宋体" w:hint="eastAsia"/>
          <w:lang w:val="zh-TW" w:eastAsia="zh-TW"/>
        </w:rPr>
        <w:t>攻击。我们的</w:t>
      </w:r>
      <w:r>
        <w:t>perfCFI</w:t>
      </w:r>
      <w:r>
        <w:rPr>
          <w:rFonts w:eastAsia="宋体" w:hint="eastAsia"/>
          <w:lang w:val="zh-TW" w:eastAsia="zh-TW"/>
        </w:rPr>
        <w:t>可以和这些一起作用，用于阻止攻击者对应用程序进行</w:t>
      </w:r>
      <w:r>
        <w:t>ROP</w:t>
      </w:r>
      <w:r>
        <w:rPr>
          <w:rFonts w:eastAsia="宋体" w:hint="eastAsia"/>
          <w:lang w:val="zh-TW" w:eastAsia="zh-TW"/>
        </w:rPr>
        <w:t>攻击。</w:t>
      </w:r>
    </w:p>
    <w:p w14:paraId="47102182"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总结及展望</w:t>
      </w:r>
    </w:p>
    <w:p w14:paraId="50E25716" w14:textId="77777777" w:rsidR="00AC2565" w:rsidRDefault="00FE2FAB">
      <w:pPr>
        <w:pStyle w:val="A6"/>
        <w:ind w:firstLine="420"/>
        <w:rPr>
          <w:rFonts w:ascii="宋体" w:eastAsia="宋体" w:hAnsi="宋体" w:cs="宋体"/>
          <w:lang w:val="zh-TW" w:eastAsia="zh-TW"/>
        </w:rPr>
      </w:pPr>
      <w:r>
        <w:rPr>
          <w:rFonts w:eastAsia="宋体" w:hint="eastAsia"/>
          <w:lang w:val="zh-TW" w:eastAsia="zh-TW"/>
        </w:rPr>
        <w:t>本文针对当今软件安全领域面临的主要安全威胁之一</w:t>
      </w:r>
      <w:r>
        <w:t>ROP</w:t>
      </w:r>
      <w:r>
        <w:rPr>
          <w:rFonts w:eastAsia="宋体" w:hint="eastAsia"/>
          <w:lang w:val="zh-TW" w:eastAsia="zh-TW"/>
        </w:rPr>
        <w:t>攻击展开研究，提出了</w:t>
      </w:r>
      <w:r>
        <w:t>PerfCFI ROP</w:t>
      </w:r>
      <w:r>
        <w:rPr>
          <w:rFonts w:eastAsia="宋体" w:hint="eastAsia"/>
          <w:lang w:val="zh-TW" w:eastAsia="zh-TW"/>
        </w:rPr>
        <w:t>攻击检测方法，有效解决了传统的</w:t>
      </w:r>
      <w:r>
        <w:t>CFI</w:t>
      </w:r>
      <w:r>
        <w:rPr>
          <w:rFonts w:eastAsia="宋体" w:hint="eastAsia"/>
          <w:lang w:val="zh-TW" w:eastAsia="zh-TW"/>
        </w:rPr>
        <w:t>方法面临着两大弊端（之一）：</w:t>
      </w:r>
      <w:r>
        <w:t>1</w:t>
      </w:r>
      <w:r>
        <w:rPr>
          <w:rFonts w:eastAsia="宋体" w:hint="eastAsia"/>
          <w:lang w:val="zh-TW" w:eastAsia="zh-TW"/>
        </w:rPr>
        <w:t>）引入较大的性能开销；</w:t>
      </w:r>
      <w:r>
        <w:t>2</w:t>
      </w:r>
      <w:r>
        <w:rPr>
          <w:rFonts w:eastAsia="宋体" w:hint="eastAsia"/>
          <w:lang w:val="zh-TW" w:eastAsia="zh-TW"/>
        </w:rPr>
        <w:t>）需要修改源码或者通过反汇编重写二进制代码。实验表明，该方法能够有效的检测</w:t>
      </w:r>
      <w:r>
        <w:t>ROP</w:t>
      </w:r>
      <w:r>
        <w:rPr>
          <w:rFonts w:eastAsia="宋体" w:hint="eastAsia"/>
          <w:lang w:val="zh-TW" w:eastAsia="zh-TW"/>
        </w:rPr>
        <w:t>攻击，并且仅会引入的较小的性能开销。</w:t>
      </w:r>
    </w:p>
    <w:p w14:paraId="1633BF30" w14:textId="77777777" w:rsidR="00AC2565" w:rsidRDefault="00FE2FAB">
      <w:pPr>
        <w:pStyle w:val="A6"/>
        <w:ind w:firstLine="420"/>
        <w:rPr>
          <w:rFonts w:ascii="宋体" w:eastAsia="宋体" w:hAnsi="宋体" w:cs="宋体"/>
          <w:lang w:val="zh-TW" w:eastAsia="zh-TW"/>
        </w:rPr>
      </w:pPr>
      <w:r>
        <w:rPr>
          <w:rFonts w:eastAsia="宋体" w:hint="eastAsia"/>
          <w:lang w:val="zh-TW" w:eastAsia="zh-TW"/>
        </w:rPr>
        <w:t>尽管本文仅提出了先验知识的</w:t>
      </w:r>
      <w:r>
        <w:t>CFI</w:t>
      </w:r>
      <w:r>
        <w:rPr>
          <w:rFonts w:eastAsia="宋体" w:hint="eastAsia"/>
          <w:lang w:val="zh-TW" w:eastAsia="zh-TW"/>
        </w:rPr>
        <w:t>检测方法，但本文的检测框架可以和基于</w:t>
      </w:r>
      <w:r>
        <w:t>CFG</w:t>
      </w:r>
      <w:r>
        <w:rPr>
          <w:rFonts w:eastAsia="宋体" w:hint="eastAsia"/>
          <w:lang w:val="zh-TW" w:eastAsia="zh-TW"/>
        </w:rPr>
        <w:t>的</w:t>
      </w:r>
      <w:r>
        <w:t>CFI</w:t>
      </w:r>
      <w:r>
        <w:rPr>
          <w:rFonts w:eastAsia="宋体" w:hint="eastAsia"/>
          <w:lang w:val="zh-TW" w:eastAsia="zh-TW"/>
        </w:rPr>
        <w:t>技术相结合，有效降低对控制流图检测的频率，进而降低基于</w:t>
      </w:r>
      <w:r>
        <w:t>CFG</w:t>
      </w:r>
      <w:r>
        <w:rPr>
          <w:rFonts w:eastAsia="宋体" w:hint="eastAsia"/>
          <w:lang w:val="zh-TW" w:eastAsia="zh-TW"/>
        </w:rPr>
        <w:t>的</w:t>
      </w:r>
      <w:r>
        <w:t>CFI</w:t>
      </w:r>
      <w:r>
        <w:rPr>
          <w:rFonts w:eastAsia="宋体" w:hint="eastAsia"/>
          <w:lang w:val="zh-TW" w:eastAsia="zh-TW"/>
        </w:rPr>
        <w:t>技术的性能开销，这也是我们未来的研究方向之一。</w:t>
      </w:r>
      <w:r>
        <w:rPr>
          <w:rFonts w:eastAsia="宋体" w:hint="eastAsia"/>
          <w:lang w:val="zh-TW" w:eastAsia="zh-TW"/>
        </w:rPr>
        <w:br/>
      </w:r>
      <w:commentRangeStart w:id="625"/>
    </w:p>
    <w:p w14:paraId="5A3A3FE5" w14:textId="77777777" w:rsidR="00AC2565" w:rsidRDefault="00FE2FAB">
      <w:pPr>
        <w:pStyle w:val="Reference"/>
        <w:rPr>
          <w:b w:val="0"/>
          <w:bCs w:val="0"/>
        </w:rPr>
      </w:pPr>
      <w:r>
        <w:t>References</w:t>
      </w:r>
      <w:commentRangeEnd w:id="625"/>
      <w:r>
        <w:commentReference w:id="625"/>
      </w:r>
      <w:r>
        <w:rPr>
          <w:b w:val="0"/>
          <w:bCs w:val="0"/>
        </w:rPr>
        <w:t>:</w:t>
      </w:r>
    </w:p>
    <w:p w14:paraId="07B21B85"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Davi L, Sadeghi A R, Winandy M. ROPdefender: A detection tool to defend against return-oriented programming attacks,Proceedings of the 6th ACM Symposium on Information, Computer and Communications Security, pp. 40-51, 2011.</w:t>
      </w:r>
    </w:p>
    <w:p w14:paraId="56D6834C"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 xml:space="preserve">Yueqiang Cheng, Zongwei Zhou, Miao Yu, Xuhua Ding, and Robert H Deng. ROPecker: A generic and practical approach for defending against rop attacks. NDSS14, 2014. </w:t>
      </w:r>
    </w:p>
    <w:p w14:paraId="7E77ED79" w14:textId="77777777" w:rsidR="00AC2565" w:rsidRDefault="00FE2FAB">
      <w:pPr>
        <w:pStyle w:val="TextofReference1"/>
        <w:numPr>
          <w:ilvl w:val="0"/>
          <w:numId w:val="43"/>
        </w:numPr>
        <w:tabs>
          <w:tab w:val="clear" w:pos="21"/>
          <w:tab w:val="num" w:pos="420"/>
        </w:tabs>
        <w:spacing w:line="256" w:lineRule="exact"/>
        <w:ind w:left="420" w:hanging="84"/>
        <w:rPr>
          <w:kern w:val="2"/>
          <w:sz w:val="18"/>
          <w:szCs w:val="18"/>
        </w:rPr>
      </w:pPr>
      <w:r>
        <w:rPr>
          <w:color w:val="231F20"/>
          <w:kern w:val="2"/>
          <w:sz w:val="16"/>
          <w:szCs w:val="16"/>
          <w:u w:color="231F20"/>
        </w:rPr>
        <w:t>Ping Chen, Hai Xiao, Xiaobin Shen, Xinchun Yin, Bing Mao,and Li Xie. DROP: Detecting return-oriented programming malicious code. In Proceedings of the 5th International Conference on Information Systems Security (ICISS), 2009.</w:t>
      </w:r>
      <w:r>
        <w:rPr>
          <w:kern w:val="2"/>
          <w:sz w:val="18"/>
          <w:szCs w:val="18"/>
        </w:rPr>
        <w:t xml:space="preserve"> </w:t>
      </w:r>
    </w:p>
    <w:p w14:paraId="59DE2641"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T. Bletsch, X. Jiang, V. W. Freely and Z. Liang, Jump-oriented programming:a new class of code-reuse attack, in Proceedings of the 6th ,4CM Symposium on Information, Computer and Communications Security,New York, NY, USA, pp. 30-40, 2011.</w:t>
      </w:r>
    </w:p>
    <w:p w14:paraId="3A6E69A6" w14:textId="77777777" w:rsidR="00AC2565" w:rsidRDefault="00FE2FAB">
      <w:pPr>
        <w:pStyle w:val="TextofReference1"/>
        <w:numPr>
          <w:ilvl w:val="0"/>
          <w:numId w:val="43"/>
        </w:numPr>
        <w:tabs>
          <w:tab w:val="clear" w:pos="21"/>
          <w:tab w:val="num" w:pos="420"/>
        </w:tabs>
        <w:spacing w:line="256" w:lineRule="exact"/>
        <w:ind w:left="420" w:hanging="84"/>
      </w:pPr>
      <w:r>
        <w:t>M. Abadi, M. Budiu, U. Erlingsson, and J. Ligatti. Control-flow integrity: Principles, implementations, and applications. In ACM Conference on Computer and Communications Security (CCS), 2005.</w:t>
      </w:r>
    </w:p>
    <w:p w14:paraId="38D7DD92" w14:textId="77777777" w:rsidR="00AC2565" w:rsidRDefault="00FE2FAB">
      <w:pPr>
        <w:pStyle w:val="TextofReference1"/>
        <w:numPr>
          <w:ilvl w:val="0"/>
          <w:numId w:val="43"/>
        </w:numPr>
        <w:tabs>
          <w:tab w:val="clear" w:pos="21"/>
          <w:tab w:val="num" w:pos="420"/>
        </w:tabs>
        <w:spacing w:line="256" w:lineRule="exact"/>
        <w:ind w:left="420" w:hanging="84"/>
      </w:pPr>
      <w:r>
        <w:t>M. Abadi, M. Budiu, U. Erlingsson, and J. Ligatti.Control-flow integrity principles, implementations, and applications. ACM Transactions on Information and System Security (TISSEC), (1), Nov. 2009</w:t>
      </w:r>
    </w:p>
    <w:p w14:paraId="4C5C02D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Zhang, T. Wei, Z. Chen, L. Duan, L. Szekeres,S. McCamant, D. Song, and W. Zou. Practical Control Flow Integrity &amp; Randomization for Binary Executables. In IEEE Symposium on Security and Privacy, 2013.</w:t>
      </w:r>
    </w:p>
    <w:p w14:paraId="00E5623A"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M. Zhang and R. Sekar. Control flow integrity for COTS binaries. In USENIX Security Symposium, 2013.</w:t>
      </w:r>
    </w:p>
    <w:p w14:paraId="7AF5EB10"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B. Niu and G. Tan. Modular control-flow integrity. In PLDI</w:t>
      </w:r>
      <w:r>
        <w:rPr>
          <w:rFonts w:hAnsi="Times New Roman"/>
          <w:lang w:val="pt-PT"/>
        </w:rPr>
        <w:t>’</w:t>
      </w:r>
      <w:r>
        <w:rPr>
          <w:lang w:val="pt-PT"/>
        </w:rPr>
        <w:t>14, 2014.</w:t>
      </w:r>
    </w:p>
    <w:p w14:paraId="4747B428"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Vasilis Pappas, Michalis Polychronakis, and Angelos D. Keromytis. 2013. Transparent ROP exploit mitigation using indirect branch tracing. In Proceedings of the 22nd USENIX conference on Security (SEC'13). USENIX Association, Berkeley, CA, USA, 447462.</w:t>
      </w:r>
    </w:p>
    <w:p w14:paraId="24D744C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Yubin Xia, Yutao Liu, Haibo Chen, and Binyu Zang. 2012. CFIMon: Detecting violation of control flow integrity using performance counters. In Proceedings of the 2012 42nd Annual IEEE/IFIP International Conference on Dependable Systems and Networks (DSN) (DSN '12). IEEE Computer Society, Washington, DC, USA, 112.</w:t>
      </w:r>
    </w:p>
    <w:p w14:paraId="7175CBB2" w14:textId="77777777" w:rsidR="00AC2565" w:rsidRDefault="00FE2FAB">
      <w:pPr>
        <w:pStyle w:val="TextofReference1"/>
        <w:numPr>
          <w:ilvl w:val="0"/>
          <w:numId w:val="43"/>
        </w:numPr>
        <w:tabs>
          <w:tab w:val="clear" w:pos="21"/>
          <w:tab w:val="num" w:pos="420"/>
        </w:tabs>
        <w:spacing w:line="256" w:lineRule="exact"/>
        <w:ind w:left="420" w:hanging="84"/>
      </w:pPr>
      <w:r>
        <w:rPr>
          <w:lang w:val="pt-PT"/>
        </w:rPr>
        <w:t>Ali Jose Mashtizadeh, Andrea Bittau, Dan Boneh, and Dav</w:t>
      </w:r>
      <w:r>
        <w:t>id Mazi</w:t>
      </w:r>
      <w:r>
        <w:rPr>
          <w:rFonts w:hAnsi="Times New Roman"/>
        </w:rPr>
        <w:t>è</w:t>
      </w:r>
      <w:r>
        <w:t>res. 2015. CCFI: Cryptographically Enforced Control Flow Integrity. In Proceedings of the 22nd ACM SIGSAC Conference on Computer and Communications Security (CCS '15). ACM, New York, NY, USA, 941951.</w:t>
      </w:r>
    </w:p>
    <w:p w14:paraId="4F146A38" w14:textId="77777777" w:rsidR="00AC2565" w:rsidRDefault="00FE2FAB">
      <w:pPr>
        <w:pStyle w:val="TextofReference1"/>
        <w:numPr>
          <w:ilvl w:val="0"/>
          <w:numId w:val="43"/>
        </w:numPr>
        <w:tabs>
          <w:tab w:val="clear" w:pos="21"/>
          <w:tab w:val="num" w:pos="420"/>
        </w:tabs>
        <w:spacing w:line="256" w:lineRule="exact"/>
        <w:ind w:left="420" w:hanging="84"/>
      </w:pPr>
      <w:r>
        <w:lastRenderedPageBreak/>
        <w:t>Victor van der Veen, Dennis Andriesse, Enes G</w:t>
      </w:r>
      <w:r>
        <w:rPr>
          <w:rFonts w:hAnsi="Times New Roman"/>
        </w:rPr>
        <w:t>ö</w:t>
      </w:r>
      <w:r>
        <w:t>kta</w:t>
      </w:r>
      <w:r>
        <w:rPr>
          <w:rFonts w:hAnsi="Times New Roman"/>
        </w:rPr>
        <w:t>ş</w:t>
      </w:r>
      <w:r>
        <w:t>, Ben Gras, Lionel Sambuc, Asia Slowinska, Herbert Bos, and Cristiano Giuffrida. 2015. Practical ContextSensitive CFI. In Proceedings of the 22nd ACM SIGSAC Conference on Computer and Communications Security (CCS '15). ACM, New York, NY, USA, 927940.</w:t>
      </w:r>
    </w:p>
    <w:p w14:paraId="5D3BB83D"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L. Davi,A. Dmitrienko, S. N</w:t>
      </w:r>
      <w:r>
        <w:rPr>
          <w:rFonts w:hAnsi="Times New Roman"/>
          <w:lang w:val="pt-PT"/>
        </w:rPr>
        <w:t>ű</w:t>
      </w:r>
      <w:r>
        <w:rPr>
          <w:lang w:val="pt-PT"/>
        </w:rPr>
        <w:t>rnberger,A-R. Sadeghi. Gadge me if you can: Secure and efficient ad-hoc instruction-level randomization for x86 and arm. In 8th ACM SIGSAC symposium on Information, computer and communications security ,2013.</w:t>
      </w:r>
    </w:p>
    <w:p w14:paraId="5717EA7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Wartell, R., Mohan, V., Hamlen, K.W., Lin, Z. Binary stirring: self-randomizing instruction addresses of legacy x86 binary code. In: Proceedings of the 2012 ACM Conference on Computer and Communications Security, pp. 157</w:t>
      </w:r>
      <w:r>
        <w:rPr>
          <w:rFonts w:hAnsi="Times New Roman"/>
          <w:lang w:val="pt-PT"/>
        </w:rPr>
        <w:t>–</w:t>
      </w:r>
      <w:r>
        <w:rPr>
          <w:lang w:val="pt-PT"/>
        </w:rPr>
        <w:t>168, 2012.</w:t>
      </w:r>
    </w:p>
    <w:p w14:paraId="4B8A4C5E" w14:textId="77777777" w:rsidR="00AC2565" w:rsidRDefault="00FE2FAB">
      <w:pPr>
        <w:pStyle w:val="TextofReference1"/>
        <w:numPr>
          <w:ilvl w:val="0"/>
          <w:numId w:val="43"/>
        </w:numPr>
        <w:tabs>
          <w:tab w:val="clear" w:pos="21"/>
          <w:tab w:val="num" w:pos="420"/>
        </w:tabs>
        <w:spacing w:line="256" w:lineRule="exact"/>
        <w:ind w:left="420" w:hanging="84"/>
      </w:pPr>
      <w:r>
        <w:t>M. Backes, S. Nurnberger, Oxymoron: Making Fine-Grained Memory Randomization Practical by Allowing Code Sharing, in the Proceedings of the 23rd USENIX Security Symposium,2014</w:t>
      </w:r>
    </w:p>
    <w:p w14:paraId="13A07F07"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 xml:space="preserve">V. Pappas, M. Polychronakis, and A. D. Keromytis. Smashing the gadgets: Hindering return-oriented programming using in-place code randomization. In IEEE Symposium on Security and Privacy, 2012. </w:t>
      </w:r>
    </w:p>
    <w:p w14:paraId="0F35F0F5"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rFonts w:eastAsia="宋体" w:hint="eastAsia"/>
          <w:lang w:val="zh-TW" w:eastAsia="zh-TW"/>
        </w:rPr>
        <w:t>詹珣</w:t>
      </w:r>
      <w:r>
        <w:rPr>
          <w:lang w:val="pt-PT"/>
        </w:rPr>
        <w:t xml:space="preserve">. </w:t>
      </w:r>
      <w:r>
        <w:rPr>
          <w:rFonts w:eastAsia="宋体" w:hint="eastAsia"/>
          <w:lang w:val="zh-TW" w:eastAsia="zh-TW"/>
        </w:rPr>
        <w:t>针对</w:t>
      </w:r>
      <w:r>
        <w:rPr>
          <w:lang w:val="pt-PT"/>
        </w:rPr>
        <w:t>ROP</w:t>
      </w:r>
      <w:r>
        <w:rPr>
          <w:rFonts w:eastAsia="宋体" w:hint="eastAsia"/>
          <w:lang w:val="zh-TW" w:eastAsia="zh-TW"/>
        </w:rPr>
        <w:t>攻击的块粒度地址空间随机化防御技术的研究</w:t>
      </w:r>
      <w:r>
        <w:rPr>
          <w:lang w:val="pt-PT"/>
        </w:rPr>
        <w:t>[</w:t>
      </w:r>
      <w:r>
        <w:rPr>
          <w:rFonts w:eastAsia="宋体" w:hint="eastAsia"/>
          <w:lang w:val="zh-TW" w:eastAsia="zh-TW"/>
        </w:rPr>
        <w:t>硕士学位论文</w:t>
      </w:r>
      <w:r>
        <w:rPr>
          <w:lang w:val="pt-PT"/>
        </w:rPr>
        <w:t xml:space="preserve">]. </w:t>
      </w:r>
      <w:r>
        <w:rPr>
          <w:rFonts w:eastAsia="宋体" w:hint="eastAsia"/>
          <w:lang w:val="zh-TW" w:eastAsia="zh-TW"/>
        </w:rPr>
        <w:t>南京</w:t>
      </w:r>
      <w:r>
        <w:rPr>
          <w:lang w:val="pt-PT"/>
        </w:rPr>
        <w:t xml:space="preserve">. </w:t>
      </w:r>
      <w:r>
        <w:rPr>
          <w:rFonts w:eastAsia="宋体" w:hint="eastAsia"/>
          <w:lang w:val="zh-TW" w:eastAsia="zh-TW"/>
        </w:rPr>
        <w:t>南京大学软件学院</w:t>
      </w:r>
      <w:r>
        <w:rPr>
          <w:rFonts w:eastAsia="宋体" w:hint="eastAsia"/>
          <w:lang w:val="zh-TW" w:eastAsia="zh-TW"/>
        </w:rPr>
        <w:t xml:space="preserve"> </w:t>
      </w:r>
      <w:r>
        <w:rPr>
          <w:lang w:val="pt-PT"/>
        </w:rPr>
        <w:t>2014</w:t>
      </w:r>
    </w:p>
    <w:p w14:paraId="2369B070"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Pinghai Yuan, Qingkai Zeng, Xuhua Ding. Hardware-Assisted Fine-Grained Code-Reuse Attack Detection. International Workshop on Recent Advances in Intrusion Detection. Pp.66-85</w:t>
      </w:r>
    </w:p>
    <w:p w14:paraId="28A26C77"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rFonts w:hAnsi="Times New Roman"/>
          <w:lang w:val="pt-PT"/>
        </w:rPr>
        <w:t>“</w:t>
      </w:r>
      <w:r>
        <w:rPr>
          <w:lang w:val="pt-PT"/>
        </w:rPr>
        <w:t>HT Editor 2.0.20 Buffer Overflow</w:t>
      </w:r>
      <w:r>
        <w:rPr>
          <w:rFonts w:eastAsia="宋体" w:hint="eastAsia"/>
          <w:lang w:val="zh-TW" w:eastAsia="zh-TW"/>
        </w:rPr>
        <w:t>（</w:t>
      </w:r>
      <w:r>
        <w:rPr>
          <w:lang w:val="pt-PT"/>
        </w:rPr>
        <w:t>ROP PoC</w:t>
      </w:r>
      <w:r>
        <w:rPr>
          <w:rFonts w:eastAsia="宋体" w:hint="eastAsia"/>
          <w:lang w:val="zh-TW" w:eastAsia="zh-TW"/>
        </w:rPr>
        <w:t>）</w:t>
      </w:r>
      <w:r>
        <w:rPr>
          <w:lang w:val="pt-PT"/>
        </w:rPr>
        <w:t>,</w:t>
      </w:r>
      <w:r>
        <w:rPr>
          <w:rFonts w:hAnsi="Times New Roman"/>
          <w:lang w:val="pt-PT"/>
        </w:rPr>
        <w:t xml:space="preserve">” </w:t>
      </w:r>
      <w:r>
        <w:rPr>
          <w:lang w:val="pt-PT"/>
        </w:rPr>
        <w:t>http://www.exploit-db.com/exploits/22683/.</w:t>
      </w:r>
    </w:p>
    <w:p w14:paraId="7A27D869" w14:textId="77777777" w:rsidR="00AC2565" w:rsidRDefault="00FE2FAB">
      <w:pPr>
        <w:pStyle w:val="TextofReference1"/>
        <w:numPr>
          <w:ilvl w:val="0"/>
          <w:numId w:val="43"/>
        </w:numPr>
        <w:tabs>
          <w:tab w:val="clear" w:pos="21"/>
          <w:tab w:val="num" w:pos="420"/>
        </w:tabs>
        <w:spacing w:line="256" w:lineRule="exact"/>
        <w:ind w:left="420" w:hanging="84"/>
      </w:pPr>
      <w:r>
        <w:rPr>
          <w:rFonts w:hAnsi="Times New Roman"/>
          <w:lang w:val="pt-PT"/>
        </w:rPr>
        <w:t>“</w:t>
      </w:r>
      <w:r>
        <w:rPr>
          <w:lang w:val="pt-PT"/>
        </w:rPr>
        <w:t>JAD Buffer Overflow</w:t>
      </w:r>
      <w:r>
        <w:rPr>
          <w:rFonts w:eastAsia="宋体" w:hint="eastAsia"/>
          <w:lang w:val="zh-TW" w:eastAsia="zh-TW"/>
        </w:rPr>
        <w:t>（</w:t>
      </w:r>
      <w:r>
        <w:rPr>
          <w:lang w:val="pt-PT"/>
        </w:rPr>
        <w:t>ROP PoC</w:t>
      </w:r>
      <w:r>
        <w:rPr>
          <w:rFonts w:eastAsia="宋体" w:hint="eastAsia"/>
          <w:lang w:val="zh-TW" w:eastAsia="zh-TW"/>
        </w:rPr>
        <w:t>）</w:t>
      </w:r>
      <w:r>
        <w:rPr>
          <w:lang w:val="pt-PT"/>
        </w:rPr>
        <w:t>,</w:t>
      </w:r>
      <w:r>
        <w:rPr>
          <w:rFonts w:hAnsi="Times New Roman"/>
          <w:lang w:val="pt-PT"/>
        </w:rPr>
        <w:t xml:space="preserve">” </w:t>
      </w:r>
      <w:hyperlink r:id="rId21" w:history="1">
        <w:r>
          <w:rPr>
            <w:rStyle w:val="Hyperlink0"/>
          </w:rPr>
          <w:t>http://www.exploit-db.com/exploits/42357/</w:t>
        </w:r>
      </w:hyperlink>
      <w:r>
        <w:rPr>
          <w:lang w:val="pt-PT"/>
        </w:rPr>
        <w:t>.</w:t>
      </w:r>
    </w:p>
    <w:sectPr w:rsidR="00AC2565">
      <w:headerReference w:type="even" r:id="rId22"/>
      <w:headerReference w:type="default" r:id="rId23"/>
      <w:footerReference w:type="even" r:id="rId24"/>
      <w:footerReference w:type="default" r:id="rId25"/>
      <w:headerReference w:type="first" r:id="rId26"/>
      <w:footerReference w:type="first" r:id="rId27"/>
      <w:pgSz w:w="10440" w:h="14740"/>
      <w:pgMar w:top="567" w:right="822" w:bottom="1247" w:left="822" w:header="737" w:footer="567"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wang" w:date="2017-12-25T11:53:00Z" w:initials="w">
    <w:p w14:paraId="4D59AC5C" w14:textId="13391D69" w:rsidR="00EF6C52" w:rsidRPr="00DA101B" w:rsidRDefault="00EF6C52">
      <w:pPr>
        <w:pStyle w:val="af1"/>
        <w:rPr>
          <w:highlight w:val="yellow"/>
          <w:lang w:eastAsia="zh-CN"/>
        </w:rPr>
      </w:pPr>
      <w:r>
        <w:rPr>
          <w:rStyle w:val="af2"/>
        </w:rPr>
        <w:annotationRef/>
      </w:r>
      <w:r w:rsidRPr="00DA101B">
        <w:rPr>
          <w:rFonts w:hint="eastAsia"/>
          <w:highlight w:val="yellow"/>
          <w:lang w:eastAsia="zh-CN"/>
        </w:rPr>
        <w:t>这里</w:t>
      </w:r>
      <w:r w:rsidRPr="00DA101B">
        <w:rPr>
          <w:highlight w:val="yellow"/>
          <w:lang w:eastAsia="zh-CN"/>
        </w:rPr>
        <w:t>的</w:t>
      </w:r>
      <w:r w:rsidRPr="00DA101B">
        <w:rPr>
          <w:rFonts w:hint="eastAsia"/>
          <w:highlight w:val="yellow"/>
          <w:lang w:eastAsia="zh-CN"/>
        </w:rPr>
        <w:t>话</w:t>
      </w:r>
      <w:r w:rsidRPr="00DA101B">
        <w:rPr>
          <w:highlight w:val="yellow"/>
          <w:lang w:eastAsia="zh-CN"/>
        </w:rPr>
        <w:t>，其实我觉得</w:t>
      </w:r>
      <w:r w:rsidRPr="00DA101B">
        <w:rPr>
          <w:rFonts w:hint="eastAsia"/>
          <w:highlight w:val="yellow"/>
          <w:lang w:eastAsia="zh-CN"/>
        </w:rPr>
        <w:t>还</w:t>
      </w:r>
      <w:r w:rsidRPr="00DA101B">
        <w:rPr>
          <w:highlight w:val="yellow"/>
          <w:lang w:eastAsia="zh-CN"/>
        </w:rPr>
        <w:t>可以更突出我们的特点一些。</w:t>
      </w:r>
    </w:p>
    <w:p w14:paraId="284FA56F" w14:textId="0DBD9EEA" w:rsidR="00EF6C52" w:rsidRPr="00DA101B" w:rsidRDefault="00EF6C52">
      <w:pPr>
        <w:pStyle w:val="af1"/>
        <w:rPr>
          <w:highlight w:val="yellow"/>
          <w:lang w:eastAsia="zh-CN"/>
        </w:rPr>
      </w:pPr>
      <w:r w:rsidRPr="00DA101B">
        <w:rPr>
          <w:rFonts w:hint="eastAsia"/>
          <w:highlight w:val="yellow"/>
          <w:lang w:eastAsia="zh-CN"/>
        </w:rPr>
        <w:t>因为</w:t>
      </w:r>
      <w:r w:rsidRPr="00DA101B">
        <w:rPr>
          <w:highlight w:val="yellow"/>
          <w:lang w:eastAsia="zh-CN"/>
        </w:rPr>
        <w:t>有两个方法都是基于硬件分支处理的。</w:t>
      </w:r>
    </w:p>
    <w:p w14:paraId="155CA8DD" w14:textId="0EE5CF0F" w:rsidR="00EF6C52" w:rsidRPr="00DA101B" w:rsidRDefault="00EF6C52">
      <w:pPr>
        <w:pStyle w:val="af1"/>
        <w:rPr>
          <w:highlight w:val="yellow"/>
          <w:lang w:eastAsia="zh-CN"/>
        </w:rPr>
      </w:pPr>
      <w:r w:rsidRPr="00DA101B">
        <w:rPr>
          <w:rFonts w:hint="eastAsia"/>
          <w:highlight w:val="yellow"/>
          <w:lang w:eastAsia="zh-CN"/>
        </w:rPr>
        <w:t>我</w:t>
      </w:r>
      <w:r w:rsidRPr="00DA101B">
        <w:rPr>
          <w:highlight w:val="yellow"/>
          <w:lang w:eastAsia="zh-CN"/>
        </w:rPr>
        <w:t>当时</w:t>
      </w:r>
      <w:r w:rsidRPr="00DA101B">
        <w:rPr>
          <w:rFonts w:hint="eastAsia"/>
          <w:highlight w:val="yellow"/>
          <w:lang w:eastAsia="zh-CN"/>
        </w:rPr>
        <w:t>改</w:t>
      </w:r>
      <w:r w:rsidRPr="00DA101B">
        <w:rPr>
          <w:highlight w:val="yellow"/>
          <w:lang w:eastAsia="zh-CN"/>
        </w:rPr>
        <w:t>的时候没有想好，应该</w:t>
      </w:r>
      <w:r w:rsidRPr="00DA101B">
        <w:rPr>
          <w:rFonts w:hint="eastAsia"/>
          <w:highlight w:val="yellow"/>
          <w:lang w:eastAsia="zh-CN"/>
        </w:rPr>
        <w:t>加个</w:t>
      </w:r>
      <w:r w:rsidRPr="00DA101B">
        <w:rPr>
          <w:highlight w:val="yellow"/>
          <w:lang w:eastAsia="zh-CN"/>
        </w:rPr>
        <w:t>什么样的</w:t>
      </w:r>
      <w:r w:rsidRPr="00DA101B">
        <w:rPr>
          <w:rFonts w:hint="eastAsia"/>
          <w:highlight w:val="yellow"/>
          <w:lang w:eastAsia="zh-CN"/>
        </w:rPr>
        <w:t>定语</w:t>
      </w:r>
    </w:p>
    <w:p w14:paraId="3E382F90" w14:textId="10884C04" w:rsidR="00EF6C52" w:rsidRPr="00DA101B" w:rsidRDefault="00EF6C52">
      <w:pPr>
        <w:pStyle w:val="af1"/>
        <w:rPr>
          <w:highlight w:val="yellow"/>
          <w:lang w:eastAsia="zh-CN"/>
        </w:rPr>
      </w:pPr>
      <w:r w:rsidRPr="00DA101B">
        <w:rPr>
          <w:rFonts w:hint="eastAsia"/>
          <w:highlight w:val="yellow"/>
          <w:lang w:eastAsia="zh-CN"/>
        </w:rPr>
        <w:t>基于</w:t>
      </w:r>
      <w:r w:rsidRPr="00DA101B">
        <w:rPr>
          <w:highlight w:val="yellow"/>
          <w:lang w:eastAsia="zh-CN"/>
        </w:rPr>
        <w:t>硬件</w:t>
      </w:r>
      <w:r w:rsidRPr="00DA101B">
        <w:rPr>
          <w:rFonts w:hint="eastAsia"/>
          <w:highlight w:val="yellow"/>
          <w:lang w:eastAsia="zh-CN"/>
        </w:rPr>
        <w:t>失效</w:t>
      </w:r>
      <w:r w:rsidRPr="00DA101B">
        <w:rPr>
          <w:highlight w:val="yellow"/>
          <w:lang w:eastAsia="zh-CN"/>
        </w:rPr>
        <w:t>分支处理</w:t>
      </w:r>
      <w:r w:rsidRPr="00DA101B">
        <w:rPr>
          <w:rFonts w:hint="eastAsia"/>
          <w:highlight w:val="yellow"/>
          <w:lang w:eastAsia="zh-CN"/>
        </w:rPr>
        <w:t>的。</w:t>
      </w:r>
      <w:r w:rsidRPr="00DA101B">
        <w:rPr>
          <w:highlight w:val="yellow"/>
          <w:lang w:eastAsia="zh-CN"/>
        </w:rPr>
        <w:t>。。？</w:t>
      </w:r>
    </w:p>
    <w:p w14:paraId="451E7137" w14:textId="2497A718" w:rsidR="00EF6C52" w:rsidRPr="00A9677A" w:rsidRDefault="00EF6C52">
      <w:pPr>
        <w:pStyle w:val="af1"/>
        <w:rPr>
          <w:lang w:eastAsia="zh-CN"/>
        </w:rPr>
      </w:pPr>
      <w:r w:rsidRPr="00DA101B">
        <w:rPr>
          <w:rFonts w:hint="eastAsia"/>
          <w:highlight w:val="yellow"/>
          <w:lang w:eastAsia="zh-CN"/>
        </w:rPr>
        <w:t>你</w:t>
      </w:r>
      <w:r w:rsidRPr="00DA101B">
        <w:rPr>
          <w:highlight w:val="yellow"/>
          <w:lang w:eastAsia="zh-CN"/>
        </w:rPr>
        <w:t>再想想</w:t>
      </w:r>
    </w:p>
  </w:comment>
  <w:comment w:id="2" w:author="作者" w:date="2017-12-25T19:08:00Z" w:initials="">
    <w:p w14:paraId="2AA8AEE0" w14:textId="77777777" w:rsidR="00EF6C52" w:rsidRDefault="00EF6C52">
      <w:pPr>
        <w:pStyle w:val="ab"/>
      </w:pPr>
    </w:p>
    <w:p w14:paraId="244997C6" w14:textId="77777777" w:rsidR="00EF6C52" w:rsidRDefault="00EF6C52">
      <w:pPr>
        <w:pStyle w:val="ab"/>
      </w:pPr>
      <w:r>
        <w:rPr>
          <w:rFonts w:ascii="Arial Unicode MS" w:eastAsia="Arial Unicode MS" w:cs="Arial Unicode MS"/>
        </w:rPr>
        <w:t>“</w:t>
      </w:r>
      <w:r>
        <w:rPr>
          <w:rFonts w:ascii="Arial Unicode MS" w:hAnsi="Arial Unicode MS" w:cs="Arial Unicode MS" w:hint="eastAsia"/>
        </w:rPr>
        <w:t>控制流完整性防御方法</w:t>
      </w:r>
      <w:r>
        <w:rPr>
          <w:rFonts w:ascii="Arial Unicode MS" w:eastAsia="Arial Unicode MS" w:cs="Arial Unicode MS"/>
        </w:rPr>
        <w:t>“</w:t>
      </w:r>
      <w:r>
        <w:rPr>
          <w:rFonts w:ascii="Arial Unicode MS" w:hAnsi="Arial Unicode MS" w:cs="Arial Unicode MS" w:hint="eastAsia"/>
        </w:rPr>
        <w:t>，逻辑上有些不顺，改为</w:t>
      </w:r>
      <w:r>
        <w:rPr>
          <w:rFonts w:ascii="Arial Unicode MS" w:eastAsia="Arial Unicode MS" w:cs="Arial Unicode MS"/>
        </w:rPr>
        <w:t>”</w:t>
      </w:r>
      <w:r>
        <w:rPr>
          <w:rFonts w:eastAsia="Arial Unicode MS" w:hAnsi="Arial Unicode MS" w:cs="Arial Unicode MS"/>
        </w:rPr>
        <w:t>ROP</w:t>
      </w:r>
      <w:r>
        <w:rPr>
          <w:rFonts w:ascii="Arial Unicode MS" w:hAnsi="Arial Unicode MS" w:cs="Arial Unicode MS" w:hint="eastAsia"/>
        </w:rPr>
        <w:t>防御方法</w:t>
      </w:r>
      <w:r>
        <w:rPr>
          <w:rFonts w:ascii="Arial Unicode MS" w:eastAsia="Arial Unicode MS" w:cs="Arial Unicode MS"/>
        </w:rPr>
        <w:t>”</w:t>
      </w:r>
      <w:r>
        <w:rPr>
          <w:rFonts w:ascii="Arial Unicode MS" w:hAnsi="Arial Unicode MS" w:cs="Arial Unicode MS" w:hint="eastAsia"/>
        </w:rPr>
        <w:t>或者</w:t>
      </w:r>
      <w:r>
        <w:rPr>
          <w:rFonts w:ascii="Arial Unicode MS" w:eastAsia="Arial Unicode MS" w:cs="Arial Unicode MS"/>
        </w:rPr>
        <w:t>“</w:t>
      </w:r>
      <w:r>
        <w:rPr>
          <w:rFonts w:ascii="Arial Unicode MS" w:hAnsi="Arial Unicode MS" w:cs="Arial Unicode MS" w:hint="eastAsia"/>
        </w:rPr>
        <w:t>控制流劫持防御方法</w:t>
      </w:r>
      <w:r>
        <w:rPr>
          <w:rFonts w:ascii="Arial Unicode MS" w:eastAsia="Arial Unicode MS" w:cs="Arial Unicode MS"/>
        </w:rPr>
        <w:t>”</w:t>
      </w:r>
      <w:r>
        <w:rPr>
          <w:rFonts w:ascii="Arial Unicode MS" w:hAnsi="Arial Unicode MS" w:cs="Arial Unicode MS" w:hint="eastAsia"/>
        </w:rPr>
        <w:t>？</w:t>
      </w:r>
    </w:p>
    <w:p w14:paraId="36505CF3" w14:textId="77777777" w:rsidR="00EF6C52" w:rsidRDefault="00EF6C52">
      <w:pPr>
        <w:pStyle w:val="ab"/>
      </w:pPr>
    </w:p>
    <w:p w14:paraId="440A9DD5" w14:textId="77777777" w:rsidR="00EF6C52" w:rsidRDefault="00EF6C52">
      <w:pPr>
        <w:pStyle w:val="ab"/>
      </w:pPr>
      <w:r>
        <w:rPr>
          <w:rFonts w:ascii="Arial Unicode MS" w:hAnsi="Arial Unicode MS" w:cs="Arial Unicode MS" w:hint="eastAsia"/>
        </w:rPr>
        <w:t>下面还有类似的说法。</w:t>
      </w:r>
    </w:p>
  </w:comment>
  <w:comment w:id="43" w:author="wang" w:date="2017-12-25T11:02:00Z" w:initials="w">
    <w:p w14:paraId="3581105A" w14:textId="760EEE21" w:rsidR="00EF6C52" w:rsidRPr="006759EF" w:rsidRDefault="00EF6C52">
      <w:pPr>
        <w:pStyle w:val="af1"/>
        <w:rPr>
          <w:highlight w:val="yellow"/>
          <w:lang w:eastAsia="zh-CN"/>
        </w:rPr>
      </w:pPr>
      <w:r>
        <w:rPr>
          <w:rStyle w:val="af2"/>
        </w:rPr>
        <w:annotationRef/>
      </w:r>
      <w:r w:rsidRPr="006759EF">
        <w:rPr>
          <w:rFonts w:hint="eastAsia"/>
          <w:highlight w:val="yellow"/>
          <w:lang w:eastAsia="zh-CN"/>
        </w:rPr>
        <w:t>这里</w:t>
      </w:r>
      <w:r w:rsidRPr="006759EF">
        <w:rPr>
          <w:highlight w:val="yellow"/>
          <w:lang w:eastAsia="zh-CN"/>
        </w:rPr>
        <w:t>我改成了检查点过多，</w:t>
      </w:r>
      <w:r w:rsidRPr="006759EF">
        <w:rPr>
          <w:rFonts w:hint="eastAsia"/>
          <w:highlight w:val="yellow"/>
          <w:lang w:eastAsia="zh-CN"/>
        </w:rPr>
        <w:t>之前</w:t>
      </w:r>
      <w:r w:rsidRPr="006759EF">
        <w:rPr>
          <w:highlight w:val="yellow"/>
          <w:lang w:eastAsia="zh-CN"/>
        </w:rPr>
        <w:t>的性能开销</w:t>
      </w:r>
      <w:r w:rsidRPr="006759EF">
        <w:rPr>
          <w:rFonts w:hint="eastAsia"/>
          <w:highlight w:val="yellow"/>
          <w:lang w:eastAsia="zh-CN"/>
        </w:rPr>
        <w:t>大</w:t>
      </w:r>
      <w:r w:rsidRPr="006759EF">
        <w:rPr>
          <w:highlight w:val="yellow"/>
          <w:lang w:eastAsia="zh-CN"/>
        </w:rPr>
        <w:t>是结果；检查点多是问题。</w:t>
      </w:r>
    </w:p>
    <w:p w14:paraId="4865AFAE" w14:textId="4A60E6A7" w:rsidR="00EF6C52" w:rsidRPr="006759EF" w:rsidRDefault="00EF6C52">
      <w:pPr>
        <w:pStyle w:val="af1"/>
        <w:rPr>
          <w:highlight w:val="yellow"/>
          <w:lang w:eastAsia="zh-CN"/>
        </w:rPr>
      </w:pPr>
      <w:r w:rsidRPr="006759EF">
        <w:rPr>
          <w:rFonts w:hint="eastAsia"/>
          <w:highlight w:val="yellow"/>
          <w:lang w:eastAsia="zh-CN"/>
        </w:rPr>
        <w:t>我</w:t>
      </w:r>
      <w:r w:rsidRPr="006759EF">
        <w:rPr>
          <w:highlight w:val="yellow"/>
          <w:lang w:eastAsia="zh-CN"/>
        </w:rPr>
        <w:t>把这四个</w:t>
      </w:r>
      <w:r w:rsidRPr="006759EF">
        <w:rPr>
          <w:rFonts w:hint="eastAsia"/>
          <w:highlight w:val="yellow"/>
          <w:lang w:eastAsia="zh-CN"/>
        </w:rPr>
        <w:t>问题</w:t>
      </w:r>
      <w:r w:rsidRPr="006759EF">
        <w:rPr>
          <w:highlight w:val="yellow"/>
          <w:lang w:eastAsia="zh-CN"/>
        </w:rPr>
        <w:t>导致的结果都放在了一起说，就是</w:t>
      </w:r>
      <w:r w:rsidRPr="006759EF">
        <w:rPr>
          <w:rFonts w:hint="eastAsia"/>
          <w:highlight w:val="yellow"/>
          <w:lang w:eastAsia="zh-CN"/>
        </w:rPr>
        <w:t>前面</w:t>
      </w:r>
      <w:r w:rsidRPr="006759EF">
        <w:rPr>
          <w:highlight w:val="yellow"/>
          <w:lang w:eastAsia="zh-CN"/>
        </w:rPr>
        <w:t>的</w:t>
      </w:r>
      <w:r w:rsidRPr="006759EF">
        <w:rPr>
          <w:rFonts w:hint="eastAsia"/>
          <w:highlight w:val="yellow"/>
          <w:lang w:eastAsia="zh-CN"/>
        </w:rPr>
        <w:t xml:space="preserve"> </w:t>
      </w:r>
      <w:r w:rsidRPr="006759EF">
        <w:rPr>
          <w:rFonts w:hint="eastAsia"/>
          <w:highlight w:val="yellow"/>
          <w:lang w:eastAsia="zh-CN"/>
        </w:rPr>
        <w:t>影响</w:t>
      </w:r>
      <w:r w:rsidRPr="006759EF">
        <w:rPr>
          <w:highlight w:val="yellow"/>
          <w:lang w:eastAsia="zh-CN"/>
        </w:rPr>
        <w:t>防御效果和性能。</w:t>
      </w:r>
    </w:p>
    <w:p w14:paraId="29C7460C" w14:textId="5A1AF031" w:rsidR="00EF6C52" w:rsidRPr="00CB3C6B" w:rsidRDefault="00EF6C52">
      <w:pPr>
        <w:pStyle w:val="af1"/>
        <w:rPr>
          <w:lang w:eastAsia="zh-CN"/>
        </w:rPr>
      </w:pPr>
      <w:r w:rsidRPr="006759EF">
        <w:rPr>
          <w:rFonts w:hint="eastAsia"/>
          <w:highlight w:val="yellow"/>
          <w:lang w:eastAsia="zh-CN"/>
        </w:rPr>
        <w:t>同理</w:t>
      </w:r>
      <w:r w:rsidRPr="006759EF">
        <w:rPr>
          <w:highlight w:val="yellow"/>
          <w:lang w:eastAsia="zh-CN"/>
        </w:rPr>
        <w:t>，在</w:t>
      </w:r>
      <w:r w:rsidRPr="006759EF">
        <w:rPr>
          <w:rFonts w:hint="eastAsia"/>
          <w:highlight w:val="yellow"/>
          <w:lang w:eastAsia="zh-CN"/>
        </w:rPr>
        <w:t>正文</w:t>
      </w:r>
      <w:r w:rsidRPr="006759EF">
        <w:rPr>
          <w:highlight w:val="yellow"/>
          <w:lang w:eastAsia="zh-CN"/>
        </w:rPr>
        <w:t>里面</w:t>
      </w:r>
      <w:r w:rsidRPr="006759EF">
        <w:rPr>
          <w:rFonts w:hint="eastAsia"/>
          <w:highlight w:val="yellow"/>
          <w:lang w:eastAsia="zh-CN"/>
        </w:rPr>
        <w:t>也</w:t>
      </w:r>
      <w:r w:rsidRPr="006759EF">
        <w:rPr>
          <w:highlight w:val="yellow"/>
          <w:lang w:eastAsia="zh-CN"/>
        </w:rPr>
        <w:t>修改了。</w:t>
      </w:r>
    </w:p>
  </w:comment>
  <w:comment w:id="110" w:author="作者" w:date="2017-12-25T19:49:00Z" w:initials="">
    <w:p w14:paraId="2E630441" w14:textId="77777777" w:rsidR="00EF6C52" w:rsidRDefault="00EF6C52">
      <w:pPr>
        <w:pStyle w:val="ab"/>
        <w:rPr>
          <w:rFonts w:ascii="Arial Unicode MS" w:eastAsiaTheme="minorEastAsia" w:hAnsi="Arial Unicode MS" w:cs="Arial Unicode MS"/>
        </w:rPr>
      </w:pPr>
    </w:p>
    <w:p w14:paraId="6ED416B1" w14:textId="77777777" w:rsidR="00EF6C52" w:rsidRDefault="00EF6C52">
      <w:pPr>
        <w:pStyle w:val="ab"/>
      </w:pPr>
      <w:r>
        <w:rPr>
          <w:rFonts w:ascii="Arial Unicode MS" w:hAnsi="Arial Unicode MS" w:cs="Arial Unicode MS" w:hint="eastAsia"/>
        </w:rPr>
        <w:t>关于</w:t>
      </w:r>
      <w:r>
        <w:rPr>
          <w:rFonts w:eastAsia="Arial Unicode MS" w:hAnsi="Arial Unicode MS" w:cs="Arial Unicode MS"/>
        </w:rPr>
        <w:t>ROP</w:t>
      </w:r>
      <w:r>
        <w:rPr>
          <w:rFonts w:ascii="Arial Unicode MS" w:hAnsi="Arial Unicode MS" w:cs="Arial Unicode MS" w:hint="eastAsia"/>
        </w:rPr>
        <w:t>攻击的原理介绍，这里有点</w:t>
      </w:r>
      <w:r>
        <w:rPr>
          <w:rFonts w:ascii="Arial Unicode MS" w:eastAsia="Arial Unicode MS" w:cs="Arial Unicode MS"/>
        </w:rPr>
        <w:t>“</w:t>
      </w:r>
      <w:r>
        <w:rPr>
          <w:rFonts w:ascii="Arial Unicode MS" w:hAnsi="Arial Unicode MS" w:cs="Arial Unicode MS" w:hint="eastAsia"/>
        </w:rPr>
        <w:t>虎头蛇尾</w:t>
      </w:r>
      <w:r>
        <w:rPr>
          <w:rFonts w:ascii="Arial Unicode MS" w:eastAsia="Arial Unicode MS" w:cs="Arial Unicode MS"/>
        </w:rPr>
        <w:t>”</w:t>
      </w:r>
      <w:r>
        <w:rPr>
          <w:rFonts w:ascii="Arial Unicode MS" w:hAnsi="Arial Unicode MS" w:cs="Arial Unicode MS" w:hint="eastAsia"/>
        </w:rPr>
        <w:t>，最起码能够把原来概括清楚了，读完了后让不知道</w:t>
      </w:r>
      <w:r>
        <w:rPr>
          <w:rFonts w:eastAsia="Arial Unicode MS" w:hAnsi="Arial Unicode MS" w:cs="Arial Unicode MS"/>
        </w:rPr>
        <w:t>ROP</w:t>
      </w:r>
      <w:r>
        <w:rPr>
          <w:rFonts w:ascii="Arial Unicode MS" w:hAnsi="Arial Unicode MS" w:cs="Arial Unicode MS" w:hint="eastAsia"/>
        </w:rPr>
        <w:t>攻击的人，能够有一个总体的了解，后面也好接。</w:t>
      </w:r>
    </w:p>
  </w:comment>
  <w:comment w:id="191" w:author="作者" w:date="2017-12-25T19:59:00Z" w:initials="">
    <w:p w14:paraId="77385773" w14:textId="77777777" w:rsidR="00EF6C52" w:rsidRDefault="00EF6C52">
      <w:pPr>
        <w:pStyle w:val="ab"/>
      </w:pPr>
      <w:r>
        <w:rPr>
          <w:rFonts w:ascii="Arial Unicode MS" w:hAnsi="Arial Unicode MS" w:cs="Arial Unicode MS" w:hint="eastAsia"/>
        </w:rPr>
        <w:t>这一段与前面的</w:t>
      </w:r>
      <w:r>
        <w:rPr>
          <w:rFonts w:ascii="Arial Unicode MS" w:eastAsia="Arial Unicode MS" w:cs="Arial Unicode MS"/>
        </w:rPr>
        <w:t>“</w:t>
      </w:r>
      <w:r>
        <w:rPr>
          <w:rFonts w:ascii="Arial Unicode MS" w:hAnsi="Arial Unicode MS" w:cs="Arial Unicode MS" w:hint="eastAsia"/>
        </w:rPr>
        <w:t>连接</w:t>
      </w:r>
      <w:r>
        <w:rPr>
          <w:rFonts w:ascii="Arial Unicode MS" w:eastAsia="Arial Unicode MS" w:cs="Arial Unicode MS"/>
        </w:rPr>
        <w:t>”</w:t>
      </w:r>
      <w:r>
        <w:rPr>
          <w:rFonts w:ascii="Arial Unicode MS" w:hAnsi="Arial Unicode MS" w:cs="Arial Unicode MS" w:hint="eastAsia"/>
        </w:rPr>
        <w:t>不是太顺畅，前面只说了</w:t>
      </w:r>
      <w:r>
        <w:rPr>
          <w:rFonts w:ascii="Arial Unicode MS" w:eastAsia="Arial Unicode MS" w:cs="Arial Unicode MS"/>
        </w:rPr>
        <w:t>“</w:t>
      </w:r>
      <w:r>
        <w:rPr>
          <w:rFonts w:ascii="Arial Unicode MS" w:hAnsi="Arial Unicode MS" w:cs="Arial Unicode MS" w:hint="eastAsia"/>
        </w:rPr>
        <w:t>基于</w:t>
      </w:r>
      <w:r>
        <w:rPr>
          <w:rFonts w:eastAsia="Arial Unicode MS" w:hAnsi="Arial Unicode MS" w:cs="Arial Unicode MS"/>
        </w:rPr>
        <w:t>LBR</w:t>
      </w:r>
      <w:r>
        <w:rPr>
          <w:rFonts w:ascii="Arial Unicode MS" w:hAnsi="Arial Unicode MS" w:cs="Arial Unicode MS" w:hint="eastAsia"/>
        </w:rPr>
        <w:t>的方法是历史覆盖不足</w:t>
      </w:r>
      <w:r>
        <w:rPr>
          <w:rFonts w:ascii="Arial Unicode MS" w:eastAsia="Arial Unicode MS" w:cs="Arial Unicode MS"/>
        </w:rPr>
        <w:t>”</w:t>
      </w:r>
      <w:r>
        <w:rPr>
          <w:rFonts w:ascii="Arial Unicode MS" w:hAnsi="Arial Unicode MS" w:cs="Arial Unicode MS" w:hint="eastAsia"/>
        </w:rPr>
        <w:t>，</w:t>
      </w:r>
      <w:r>
        <w:rPr>
          <w:rFonts w:ascii="Arial Unicode MS" w:eastAsia="Arial Unicode MS" w:cs="Arial Unicode MS"/>
        </w:rPr>
        <w:t>“</w:t>
      </w:r>
      <w:r>
        <w:rPr>
          <w:rFonts w:ascii="Arial Unicode MS" w:hAnsi="Arial Unicode MS" w:cs="Arial Unicode MS" w:hint="eastAsia"/>
        </w:rPr>
        <w:t>基于</w:t>
      </w:r>
      <w:r>
        <w:rPr>
          <w:rFonts w:eastAsia="Arial Unicode MS" w:hAnsi="Arial Unicode MS" w:cs="Arial Unicode MS"/>
        </w:rPr>
        <w:t>BTB</w:t>
      </w:r>
      <w:r>
        <w:rPr>
          <w:rFonts w:ascii="Arial Unicode MS" w:hAnsi="Arial Unicode MS" w:cs="Arial Unicode MS" w:hint="eastAsia"/>
        </w:rPr>
        <w:t>的方法比基于</w:t>
      </w:r>
      <w:r>
        <w:rPr>
          <w:rFonts w:eastAsia="Arial Unicode MS" w:hAnsi="Arial Unicode MS" w:cs="Arial Unicode MS"/>
        </w:rPr>
        <w:t>LBR</w:t>
      </w:r>
      <w:r>
        <w:rPr>
          <w:rFonts w:ascii="Arial Unicode MS" w:hAnsi="Arial Unicode MS" w:cs="Arial Unicode MS" w:hint="eastAsia"/>
        </w:rPr>
        <w:t>的差</w:t>
      </w:r>
      <w:r>
        <w:rPr>
          <w:rFonts w:ascii="Arial Unicode MS" w:eastAsia="Arial Unicode MS" w:cs="Arial Unicode MS"/>
        </w:rPr>
        <w:t>”</w:t>
      </w:r>
      <w:r>
        <w:rPr>
          <w:rFonts w:ascii="Arial Unicode MS" w:hAnsi="Arial Unicode MS" w:cs="Arial Unicode MS" w:hint="eastAsia"/>
        </w:rPr>
        <w:t>，感觉很难能</w:t>
      </w:r>
      <w:r>
        <w:rPr>
          <w:rFonts w:ascii="Arial Unicode MS" w:eastAsia="Arial Unicode MS" w:cs="Arial Unicode MS"/>
        </w:rPr>
        <w:t>“</w:t>
      </w:r>
      <w:r>
        <w:rPr>
          <w:rFonts w:ascii="Arial Unicode MS" w:hAnsi="Arial Unicode MS" w:cs="Arial Unicode MS" w:hint="eastAsia"/>
        </w:rPr>
        <w:t>扩大化</w:t>
      </w:r>
      <w:r>
        <w:rPr>
          <w:rFonts w:ascii="Arial Unicode MS" w:eastAsia="Arial Unicode MS" w:cs="Arial Unicode MS"/>
        </w:rPr>
        <w:t>”</w:t>
      </w:r>
      <w:r>
        <w:rPr>
          <w:rFonts w:ascii="Arial Unicode MS" w:hAnsi="Arial Unicode MS" w:cs="Arial Unicode MS" w:hint="eastAsia"/>
        </w:rPr>
        <w:t>这一句？</w:t>
      </w:r>
    </w:p>
    <w:p w14:paraId="477FCB4A" w14:textId="77777777" w:rsidR="00EF6C52" w:rsidRDefault="00EF6C52">
      <w:pPr>
        <w:pStyle w:val="ab"/>
      </w:pPr>
    </w:p>
    <w:p w14:paraId="0CA6C11C" w14:textId="77777777" w:rsidR="00EF6C52" w:rsidRDefault="00EF6C52">
      <w:pPr>
        <w:pStyle w:val="ab"/>
      </w:pPr>
      <w:r>
        <w:rPr>
          <w:rFonts w:ascii="Arial Unicode MS" w:hAnsi="Arial Unicode MS" w:cs="Arial Unicode MS" w:hint="eastAsia"/>
        </w:rPr>
        <w:t>另外，这里的问题与只要中呼应不上，应该还是回到引言里的那两条，如果插桩方式也存在历史覆盖不足的问题（看插的全不全了），也可以额把这一条加到摘要中。总之，前后对起来。</w:t>
      </w:r>
    </w:p>
  </w:comment>
  <w:comment w:id="229" w:author="wang" w:date="2017-12-25T11:12:00Z" w:initials="w">
    <w:p w14:paraId="6F2BADCE" w14:textId="5B0CAFD0" w:rsidR="00EF6C52" w:rsidRDefault="00EF6C52">
      <w:pPr>
        <w:pStyle w:val="af1"/>
        <w:rPr>
          <w:lang w:eastAsia="zh-CN"/>
        </w:rPr>
      </w:pPr>
      <w:r w:rsidRPr="00764B95">
        <w:rPr>
          <w:rStyle w:val="af2"/>
          <w:highlight w:val="yellow"/>
        </w:rPr>
        <w:annotationRef/>
      </w:r>
      <w:r w:rsidRPr="00764B95">
        <w:rPr>
          <w:rFonts w:hint="eastAsia"/>
          <w:highlight w:val="yellow"/>
          <w:lang w:eastAsia="zh-CN"/>
        </w:rPr>
        <w:t>我</w:t>
      </w:r>
      <w:r w:rsidRPr="00764B95">
        <w:rPr>
          <w:highlight w:val="yellow"/>
          <w:lang w:eastAsia="zh-CN"/>
        </w:rPr>
        <w:t>觉得这个图里面都用</w:t>
      </w:r>
      <w:r w:rsidRPr="00764B95">
        <w:rPr>
          <w:rFonts w:hint="eastAsia"/>
          <w:highlight w:val="yellow"/>
          <w:lang w:eastAsia="zh-CN"/>
        </w:rPr>
        <w:t>中文吧</w:t>
      </w:r>
      <w:r w:rsidRPr="00764B95">
        <w:rPr>
          <w:highlight w:val="yellow"/>
          <w:lang w:eastAsia="zh-CN"/>
        </w:rPr>
        <w:t>。</w:t>
      </w:r>
    </w:p>
    <w:p w14:paraId="163CF280" w14:textId="19BBE61B" w:rsidR="00EF6C52" w:rsidRDefault="00EF6C52">
      <w:pPr>
        <w:pStyle w:val="af1"/>
        <w:rPr>
          <w:lang w:eastAsia="zh-CN"/>
        </w:rPr>
      </w:pPr>
      <w:r w:rsidRPr="001D0ED9">
        <w:rPr>
          <w:rFonts w:hint="eastAsia"/>
          <w:highlight w:val="yellow"/>
          <w:lang w:eastAsia="zh-CN"/>
        </w:rPr>
        <w:t>而且</w:t>
      </w:r>
      <w:r w:rsidRPr="001D0ED9">
        <w:rPr>
          <w:highlight w:val="yellow"/>
          <w:lang w:eastAsia="zh-CN"/>
        </w:rPr>
        <w:t>这个图在我这里显示的，字体都重叠了。例如</w:t>
      </w:r>
      <w:r w:rsidRPr="001D0ED9">
        <w:rPr>
          <w:rFonts w:hint="eastAsia"/>
          <w:highlight w:val="yellow"/>
          <w:lang w:eastAsia="zh-CN"/>
        </w:rPr>
        <w:t xml:space="preserve"> </w:t>
      </w:r>
      <w:r w:rsidRPr="001D0ED9">
        <w:rPr>
          <w:rFonts w:hint="eastAsia"/>
          <w:highlight w:val="yellow"/>
          <w:lang w:eastAsia="zh-CN"/>
        </w:rPr>
        <w:t>受保护</w:t>
      </w:r>
      <w:r w:rsidRPr="001D0ED9">
        <w:rPr>
          <w:highlight w:val="yellow"/>
          <w:lang w:eastAsia="zh-CN"/>
        </w:rPr>
        <w:t>**</w:t>
      </w:r>
      <w:r w:rsidRPr="00062646">
        <w:rPr>
          <w:highlight w:val="yellow"/>
          <w:lang w:eastAsia="zh-CN"/>
        </w:rPr>
        <w:t>*</w:t>
      </w:r>
      <w:r w:rsidRPr="00062646">
        <w:rPr>
          <w:rFonts w:hint="eastAsia"/>
          <w:highlight w:val="yellow"/>
          <w:lang w:eastAsia="zh-CN"/>
        </w:rPr>
        <w:t>，不知道</w:t>
      </w:r>
      <w:r w:rsidRPr="00062646">
        <w:rPr>
          <w:highlight w:val="yellow"/>
          <w:lang w:eastAsia="zh-CN"/>
        </w:rPr>
        <w:t>是啥</w:t>
      </w:r>
    </w:p>
  </w:comment>
  <w:comment w:id="265" w:author="wang" w:date="2017-12-25T11:51:00Z" w:initials="w">
    <w:p w14:paraId="6F2651B1" w14:textId="2D735A22" w:rsidR="00EF6C52" w:rsidRPr="004446DD" w:rsidRDefault="00EF6C52">
      <w:pPr>
        <w:pStyle w:val="af1"/>
        <w:rPr>
          <w:highlight w:val="yellow"/>
          <w:lang w:eastAsia="zh-CN"/>
        </w:rPr>
      </w:pPr>
      <w:r>
        <w:rPr>
          <w:rStyle w:val="af2"/>
        </w:rPr>
        <w:annotationRef/>
      </w:r>
      <w:r w:rsidRPr="004446DD">
        <w:rPr>
          <w:rFonts w:hint="eastAsia"/>
          <w:highlight w:val="yellow"/>
          <w:lang w:eastAsia="zh-CN"/>
        </w:rPr>
        <w:t>这块</w:t>
      </w:r>
      <w:r w:rsidRPr="004446DD">
        <w:rPr>
          <w:highlight w:val="yellow"/>
          <w:lang w:eastAsia="zh-CN"/>
        </w:rPr>
        <w:t>，</w:t>
      </w:r>
      <w:r w:rsidRPr="004446DD">
        <w:rPr>
          <w:rFonts w:hint="eastAsia"/>
          <w:highlight w:val="yellow"/>
          <w:lang w:eastAsia="zh-CN"/>
        </w:rPr>
        <w:t>杨老师</w:t>
      </w:r>
      <w:r w:rsidRPr="004446DD">
        <w:rPr>
          <w:highlight w:val="yellow"/>
          <w:lang w:eastAsia="zh-CN"/>
        </w:rPr>
        <w:t>说先把基本框架和原理说了。</w:t>
      </w:r>
    </w:p>
    <w:p w14:paraId="5AB8FD48" w14:textId="130028F7" w:rsidR="00EF6C52" w:rsidRPr="004446DD" w:rsidRDefault="00EF6C52">
      <w:pPr>
        <w:pStyle w:val="af1"/>
        <w:rPr>
          <w:highlight w:val="yellow"/>
          <w:lang w:eastAsia="zh-CN"/>
        </w:rPr>
      </w:pPr>
      <w:r w:rsidRPr="004446DD">
        <w:rPr>
          <w:rFonts w:hint="eastAsia"/>
          <w:highlight w:val="yellow"/>
          <w:lang w:eastAsia="zh-CN"/>
        </w:rPr>
        <w:t>我也觉得</w:t>
      </w:r>
      <w:r w:rsidRPr="004446DD">
        <w:rPr>
          <w:highlight w:val="yellow"/>
          <w:lang w:eastAsia="zh-CN"/>
        </w:rPr>
        <w:t>是。</w:t>
      </w:r>
    </w:p>
    <w:p w14:paraId="1607C9A4" w14:textId="4DF9640C" w:rsidR="00EF6C52" w:rsidRPr="00891A74" w:rsidRDefault="00EF6C52">
      <w:pPr>
        <w:pStyle w:val="af1"/>
        <w:rPr>
          <w:lang w:eastAsia="zh-CN"/>
        </w:rPr>
      </w:pPr>
      <w:r w:rsidRPr="004446DD">
        <w:rPr>
          <w:rFonts w:hint="eastAsia"/>
          <w:highlight w:val="yellow"/>
          <w:lang w:eastAsia="zh-CN"/>
        </w:rPr>
        <w:t>目前不知道我改</w:t>
      </w:r>
      <w:r w:rsidRPr="004446DD">
        <w:rPr>
          <w:highlight w:val="yellow"/>
          <w:lang w:eastAsia="zh-CN"/>
        </w:rPr>
        <w:t>的这段是否</w:t>
      </w:r>
      <w:r w:rsidRPr="004446DD">
        <w:rPr>
          <w:rFonts w:hint="eastAsia"/>
          <w:highlight w:val="yellow"/>
          <w:lang w:eastAsia="zh-CN"/>
        </w:rPr>
        <w:t>足够</w:t>
      </w:r>
      <w:r w:rsidRPr="004446DD">
        <w:rPr>
          <w:highlight w:val="yellow"/>
          <w:lang w:eastAsia="zh-CN"/>
        </w:rPr>
        <w:t>详细，你看看是否需要加点新的。</w:t>
      </w:r>
    </w:p>
  </w:comment>
  <w:comment w:id="233" w:author="作者" w:date="2017-12-25T20:05:00Z" w:initials="">
    <w:p w14:paraId="744AFFDF" w14:textId="77777777" w:rsidR="00EF6C52" w:rsidRDefault="00EF6C52">
      <w:pPr>
        <w:pStyle w:val="ab"/>
      </w:pPr>
      <w:r>
        <w:rPr>
          <w:rFonts w:ascii="Arial Unicode MS" w:hAnsi="Arial Unicode MS" w:cs="Arial Unicode MS" w:hint="eastAsia"/>
        </w:rPr>
        <w:t>还是要交代清楚（虽然后面有进一步的解释），一般人不知道</w:t>
      </w:r>
      <w:r>
        <w:rPr>
          <w:rFonts w:eastAsia="Arial Unicode MS" w:hAnsi="Arial Unicode MS" w:cs="Arial Unicode MS"/>
        </w:rPr>
        <w:t>BPU</w:t>
      </w:r>
      <w:r>
        <w:rPr>
          <w:rFonts w:ascii="Arial Unicode MS" w:hAnsi="Arial Unicode MS" w:cs="Arial Unicode MS" w:hint="eastAsia"/>
        </w:rPr>
        <w:t>和</w:t>
      </w:r>
      <w:r>
        <w:rPr>
          <w:rFonts w:eastAsia="Arial Unicode MS" w:hAnsi="Arial Unicode MS" w:cs="Arial Unicode MS"/>
        </w:rPr>
        <w:t>PMU</w:t>
      </w:r>
      <w:r>
        <w:rPr>
          <w:rFonts w:ascii="Arial Unicode MS" w:hAnsi="Arial Unicode MS" w:cs="Arial Unicode MS" w:hint="eastAsia"/>
        </w:rPr>
        <w:t>是什么关系，否则带着太多疑问，可能评审人就不想看了。</w:t>
      </w:r>
    </w:p>
  </w:comment>
  <w:comment w:id="321" w:author="作者" w:date="2017-12-25T20:06:00Z" w:initials="">
    <w:p w14:paraId="7C4710C2" w14:textId="77777777" w:rsidR="00EF6C52" w:rsidRPr="00A70403" w:rsidRDefault="00EF6C52">
      <w:pPr>
        <w:pStyle w:val="ab"/>
      </w:pPr>
    </w:p>
    <w:p w14:paraId="4D5AE154" w14:textId="77777777" w:rsidR="00EF6C52" w:rsidRDefault="00EF6C52">
      <w:pPr>
        <w:pStyle w:val="ab"/>
      </w:pPr>
      <w:r>
        <w:rPr>
          <w:rFonts w:ascii="Arial Unicode MS" w:hAnsi="Arial Unicode MS" w:cs="Arial Unicode MS" w:hint="eastAsia"/>
        </w:rPr>
        <w:t>在这里可以画个图，将你的方法主要框架能够描述出来，现在比较抽象，到这里大家还不清楚你的方法是啥，下面就讲具体的优点了，理解起来非常困难。</w:t>
      </w:r>
    </w:p>
    <w:p w14:paraId="32834149" w14:textId="77777777" w:rsidR="00EF6C52" w:rsidRDefault="00EF6C52">
      <w:pPr>
        <w:pStyle w:val="ab"/>
      </w:pPr>
    </w:p>
    <w:p w14:paraId="706C6B54" w14:textId="77777777" w:rsidR="00EF6C52" w:rsidRDefault="00EF6C52">
      <w:pPr>
        <w:pStyle w:val="ab"/>
      </w:pPr>
      <w:r>
        <w:rPr>
          <w:rFonts w:ascii="Arial Unicode MS" w:hAnsi="Arial Unicode MS" w:cs="Arial Unicode MS" w:hint="eastAsia"/>
        </w:rPr>
        <w:t>对于优点也分分类，与你</w:t>
      </w:r>
      <w:r>
        <w:rPr>
          <w:rFonts w:ascii="Arial Unicode MS" w:eastAsia="Arial Unicode MS" w:cs="Arial Unicode MS"/>
        </w:rPr>
        <w:t>”</w:t>
      </w:r>
      <w:r>
        <w:rPr>
          <w:rFonts w:ascii="Arial Unicode MS" w:hAnsi="Arial Unicode MS" w:cs="Arial Unicode MS" w:hint="eastAsia"/>
        </w:rPr>
        <w:t>攻击</w:t>
      </w:r>
      <w:r>
        <w:rPr>
          <w:rFonts w:ascii="Arial Unicode MS" w:eastAsia="Arial Unicode MS" w:cs="Arial Unicode MS"/>
        </w:rPr>
        <w:t>“</w:t>
      </w:r>
      <w:r>
        <w:rPr>
          <w:rFonts w:ascii="Arial Unicode MS" w:hAnsi="Arial Unicode MS" w:cs="Arial Unicode MS" w:hint="eastAsia"/>
        </w:rPr>
        <w:t>的别人缺点能够</w:t>
      </w:r>
      <w:r>
        <w:rPr>
          <w:rFonts w:ascii="Arial Unicode MS" w:eastAsia="Arial Unicode MS" w:cs="Arial Unicode MS"/>
        </w:rPr>
        <w:t>”</w:t>
      </w:r>
      <w:r>
        <w:rPr>
          <w:rFonts w:ascii="Arial Unicode MS" w:hAnsi="Arial Unicode MS" w:cs="Arial Unicode MS" w:hint="eastAsia"/>
        </w:rPr>
        <w:t>对</w:t>
      </w:r>
      <w:r>
        <w:rPr>
          <w:rFonts w:ascii="Arial Unicode MS" w:eastAsia="Arial Unicode MS" w:cs="Arial Unicode MS"/>
        </w:rPr>
        <w:t>”</w:t>
      </w:r>
      <w:r>
        <w:rPr>
          <w:rFonts w:ascii="Arial Unicode MS" w:hAnsi="Arial Unicode MS" w:cs="Arial Unicode MS" w:hint="eastAsia"/>
        </w:rPr>
        <w:t>上。</w:t>
      </w:r>
      <w:r>
        <w:rPr>
          <w:rFonts w:ascii="Arial Unicode MS" w:hAnsi="Arial Unicode MS" w:cs="Arial Unicode MS" w:hint="eastAsia"/>
        </w:rPr>
        <w:t xml:space="preserve"> </w:t>
      </w:r>
    </w:p>
  </w:comment>
  <w:comment w:id="338" w:author="作者" w:date="2017-12-25T20:10:00Z" w:initials="">
    <w:p w14:paraId="4CF781D8" w14:textId="77777777" w:rsidR="00EF6C52" w:rsidRDefault="00EF6C52" w:rsidP="00276D8E">
      <w:pPr>
        <w:pStyle w:val="ab"/>
      </w:pPr>
    </w:p>
    <w:p w14:paraId="0E0F2BDA" w14:textId="77777777" w:rsidR="00EF6C52" w:rsidRPr="004A00E2" w:rsidRDefault="00EF6C52" w:rsidP="00276D8E">
      <w:pPr>
        <w:pStyle w:val="ab"/>
        <w:rPr>
          <w:rFonts w:ascii="Arial Unicode MS" w:eastAsiaTheme="minorEastAsia" w:hAnsi="Arial Unicode MS" w:cs="Arial Unicode MS"/>
          <w:highlight w:val="yellow"/>
        </w:rPr>
      </w:pPr>
      <w:r w:rsidRPr="004A00E2">
        <w:rPr>
          <w:rFonts w:ascii="Arial Unicode MS" w:hAnsi="Arial Unicode MS" w:cs="Arial Unicode MS" w:hint="eastAsia"/>
          <w:highlight w:val="yellow"/>
        </w:rPr>
        <w:t>还是给出英文全称</w:t>
      </w:r>
      <w:r w:rsidRPr="004A00E2">
        <w:rPr>
          <w:rFonts w:eastAsia="Arial Unicode MS" w:hAnsi="Arial Unicode MS" w:cs="Arial Unicode MS"/>
          <w:highlight w:val="yellow"/>
        </w:rPr>
        <w:t>,</w:t>
      </w:r>
      <w:r w:rsidRPr="004A00E2">
        <w:rPr>
          <w:rFonts w:ascii="Arial Unicode MS" w:hAnsi="Arial Unicode MS" w:cs="Arial Unicode MS" w:hint="eastAsia"/>
          <w:highlight w:val="yellow"/>
        </w:rPr>
        <w:t>再给缩写。</w:t>
      </w:r>
    </w:p>
    <w:p w14:paraId="7712047D" w14:textId="55064F08" w:rsidR="00EF6C52" w:rsidRPr="00070E64" w:rsidRDefault="00EF6C52" w:rsidP="00276D8E">
      <w:pPr>
        <w:pStyle w:val="ab"/>
        <w:rPr>
          <w:rFonts w:eastAsiaTheme="minorEastAsia"/>
        </w:rPr>
      </w:pPr>
      <w:r>
        <w:rPr>
          <w:rFonts w:ascii="Arial Unicode MS" w:eastAsiaTheme="minorEastAsia" w:hAnsi="Arial Unicode MS" w:cs="Arial Unicode MS"/>
          <w:highlight w:val="yellow"/>
        </w:rPr>
        <w:t>J</w:t>
      </w:r>
      <w:r>
        <w:rPr>
          <w:rFonts w:ascii="Arial Unicode MS" w:eastAsiaTheme="minorEastAsia" w:hAnsi="Arial Unicode MS" w:cs="Arial Unicode MS" w:hint="eastAsia"/>
          <w:highlight w:val="yellow"/>
        </w:rPr>
        <w:t>unjie</w:t>
      </w:r>
      <w:r>
        <w:rPr>
          <w:rFonts w:ascii="Arial Unicode MS" w:eastAsiaTheme="minorEastAsia" w:hAnsi="Arial Unicode MS" w:cs="Arial Unicode MS"/>
          <w:highlight w:val="yellow"/>
        </w:rPr>
        <w:t>：</w:t>
      </w:r>
      <w:r w:rsidRPr="004A00E2">
        <w:rPr>
          <w:rFonts w:ascii="Arial Unicode MS" w:eastAsiaTheme="minorEastAsia" w:hAnsi="Arial Unicode MS" w:cs="Arial Unicode MS" w:hint="eastAsia"/>
          <w:highlight w:val="yellow"/>
        </w:rPr>
        <w:t>这里</w:t>
      </w:r>
      <w:r>
        <w:rPr>
          <w:rFonts w:ascii="Arial Unicode MS" w:eastAsiaTheme="minorEastAsia" w:hAnsi="Arial Unicode MS" w:cs="Arial Unicode MS"/>
          <w:highlight w:val="yellow"/>
        </w:rPr>
        <w:t>我不清楚</w:t>
      </w:r>
      <w:r w:rsidRPr="00942742">
        <w:rPr>
          <w:rFonts w:ascii="Arial Unicode MS" w:eastAsiaTheme="minorEastAsia" w:hAnsi="Arial Unicode MS" w:cs="Arial Unicode MS" w:hint="eastAsia"/>
          <w:highlight w:val="yellow"/>
        </w:rPr>
        <w:t>怎么</w:t>
      </w:r>
      <w:r w:rsidRPr="00942742">
        <w:rPr>
          <w:rFonts w:ascii="Arial Unicode MS" w:eastAsiaTheme="minorEastAsia" w:hAnsi="Arial Unicode MS" w:cs="Arial Unicode MS"/>
          <w:highlight w:val="yellow"/>
        </w:rPr>
        <w:t>修改</w:t>
      </w:r>
    </w:p>
  </w:comment>
  <w:comment w:id="348" w:author="作者" w:date="2017-12-25T20:09:00Z" w:initials="">
    <w:p w14:paraId="0A5E5F3E" w14:textId="77777777" w:rsidR="00EF6C52" w:rsidRDefault="00EF6C52">
      <w:pPr>
        <w:pStyle w:val="ab"/>
        <w:rPr>
          <w:rFonts w:eastAsiaTheme="minorEastAsia"/>
        </w:rPr>
      </w:pPr>
    </w:p>
    <w:p w14:paraId="61788C63" w14:textId="77777777" w:rsidR="00EF6C52" w:rsidRPr="0077224F" w:rsidRDefault="00EF6C52">
      <w:pPr>
        <w:pStyle w:val="ab"/>
        <w:rPr>
          <w:rFonts w:ascii="Arial Unicode MS" w:eastAsiaTheme="minorEastAsia" w:hAnsi="Arial Unicode MS" w:cs="Arial Unicode MS"/>
          <w:highlight w:val="yellow"/>
        </w:rPr>
      </w:pPr>
      <w:r w:rsidRPr="0077224F">
        <w:rPr>
          <w:rFonts w:ascii="Arial Unicode MS" w:hAnsi="Arial Unicode MS" w:cs="Arial Unicode MS" w:hint="eastAsia"/>
          <w:highlight w:val="yellow"/>
        </w:rPr>
        <w:t>为啥预测正确的分支不用进行检测？</w:t>
      </w:r>
    </w:p>
    <w:p w14:paraId="040F8509" w14:textId="4D1B54A9" w:rsidR="00EF6C52" w:rsidRPr="0077224F" w:rsidRDefault="00EF6C52">
      <w:pPr>
        <w:pStyle w:val="ab"/>
        <w:rPr>
          <w:rFonts w:ascii="Arial Unicode MS" w:eastAsiaTheme="minorEastAsia" w:hAnsi="Arial Unicode MS" w:cs="Arial Unicode MS"/>
          <w:highlight w:val="yellow"/>
        </w:rPr>
      </w:pPr>
      <w:r w:rsidRPr="0077224F">
        <w:rPr>
          <w:rFonts w:ascii="Arial Unicode MS" w:eastAsiaTheme="minorEastAsia" w:hAnsi="Arial Unicode MS" w:cs="Arial Unicode MS" w:hint="eastAsia"/>
          <w:highlight w:val="yellow"/>
        </w:rPr>
        <w:t>这里我不知道</w:t>
      </w:r>
      <w:r w:rsidRPr="0077224F">
        <w:rPr>
          <w:rFonts w:ascii="Arial Unicode MS" w:eastAsiaTheme="minorEastAsia" w:hAnsi="Arial Unicode MS" w:cs="Arial Unicode MS"/>
          <w:highlight w:val="yellow"/>
        </w:rPr>
        <w:t>怎么回答。</w:t>
      </w:r>
    </w:p>
    <w:p w14:paraId="3F906EEB" w14:textId="55DE5115" w:rsidR="00EF6C52" w:rsidRPr="0077224F" w:rsidRDefault="00EF6C52">
      <w:pPr>
        <w:pStyle w:val="ab"/>
        <w:rPr>
          <w:rFonts w:eastAsiaTheme="minorEastAsia"/>
        </w:rPr>
      </w:pPr>
      <w:r w:rsidRPr="0077224F">
        <w:rPr>
          <w:rFonts w:ascii="Arial Unicode MS" w:eastAsiaTheme="minorEastAsia" w:hAnsi="Arial Unicode MS" w:cs="Arial Unicode MS" w:hint="eastAsia"/>
          <w:highlight w:val="yellow"/>
        </w:rPr>
        <w:t>我</w:t>
      </w:r>
      <w:r w:rsidRPr="0077224F">
        <w:rPr>
          <w:rFonts w:ascii="Arial Unicode MS" w:eastAsiaTheme="minorEastAsia" w:hAnsi="Arial Unicode MS" w:cs="Arial Unicode MS"/>
          <w:highlight w:val="yellow"/>
        </w:rPr>
        <w:t>感觉</w:t>
      </w:r>
      <w:r w:rsidRPr="0077224F">
        <w:rPr>
          <w:rFonts w:ascii="Arial Unicode MS" w:eastAsiaTheme="minorEastAsia" w:hAnsi="Arial Unicode MS" w:cs="Arial Unicode MS" w:hint="eastAsia"/>
          <w:highlight w:val="yellow"/>
        </w:rPr>
        <w:t>好像</w:t>
      </w:r>
      <w:r w:rsidRPr="0077224F">
        <w:rPr>
          <w:rFonts w:ascii="Arial Unicode MS" w:eastAsiaTheme="minorEastAsia" w:hAnsi="Arial Unicode MS" w:cs="Arial Unicode MS"/>
          <w:highlight w:val="yellow"/>
        </w:rPr>
        <w:t>不用这么细的解释把。</w:t>
      </w:r>
    </w:p>
  </w:comment>
  <w:comment w:id="359" w:author="作者" w:date="2017-12-25T20:10:00Z" w:initials="">
    <w:p w14:paraId="0D7DB542" w14:textId="77777777" w:rsidR="00EF6C52" w:rsidRDefault="00EF6C52">
      <w:pPr>
        <w:pStyle w:val="ab"/>
      </w:pPr>
      <w:r>
        <w:rPr>
          <w:rFonts w:ascii="Arial Unicode MS" w:hAnsi="Arial Unicode MS" w:cs="Arial Unicode MS" w:hint="eastAsia"/>
        </w:rPr>
        <w:t>按你自己的方法描述，似乎不依赖</w:t>
      </w:r>
      <w:r>
        <w:rPr>
          <w:rFonts w:eastAsia="Arial Unicode MS" w:hAnsi="Arial Unicode MS" w:cs="Arial Unicode MS"/>
        </w:rPr>
        <w:t>LBR</w:t>
      </w:r>
      <w:r>
        <w:rPr>
          <w:rFonts w:ascii="Arial Unicode MS" w:hAnsi="Arial Unicode MS" w:cs="Arial Unicode MS" w:hint="eastAsia"/>
        </w:rPr>
        <w:t>，咋又来了？</w:t>
      </w:r>
    </w:p>
  </w:comment>
  <w:comment w:id="364" w:author="作者" w:date="2017-12-25T20:10:00Z" w:initials="">
    <w:p w14:paraId="2A9F5F6C" w14:textId="77777777" w:rsidR="00EF6C52" w:rsidRPr="00A70403" w:rsidRDefault="00EF6C52">
      <w:pPr>
        <w:pStyle w:val="ab"/>
      </w:pPr>
    </w:p>
    <w:p w14:paraId="3F1C7FC9" w14:textId="77777777" w:rsidR="00EF6C52" w:rsidRPr="004A00E2" w:rsidRDefault="00EF6C52">
      <w:pPr>
        <w:pStyle w:val="ab"/>
        <w:rPr>
          <w:rFonts w:ascii="Arial Unicode MS" w:eastAsiaTheme="minorEastAsia" w:hAnsi="Arial Unicode MS" w:cs="Arial Unicode MS"/>
          <w:highlight w:val="yellow"/>
        </w:rPr>
      </w:pPr>
      <w:r w:rsidRPr="004A00E2">
        <w:rPr>
          <w:rFonts w:ascii="Arial Unicode MS" w:hAnsi="Arial Unicode MS" w:cs="Arial Unicode MS" w:hint="eastAsia"/>
          <w:highlight w:val="yellow"/>
        </w:rPr>
        <w:t>还是给出英文全称</w:t>
      </w:r>
      <w:r w:rsidRPr="004A00E2">
        <w:rPr>
          <w:rFonts w:eastAsia="Arial Unicode MS" w:hAnsi="Arial Unicode MS" w:cs="Arial Unicode MS"/>
          <w:highlight w:val="yellow"/>
        </w:rPr>
        <w:t>,</w:t>
      </w:r>
      <w:r w:rsidRPr="004A00E2">
        <w:rPr>
          <w:rFonts w:ascii="Arial Unicode MS" w:hAnsi="Arial Unicode MS" w:cs="Arial Unicode MS" w:hint="eastAsia"/>
          <w:highlight w:val="yellow"/>
        </w:rPr>
        <w:t>再给缩写。</w:t>
      </w:r>
    </w:p>
    <w:p w14:paraId="3F965FA5" w14:textId="357C47CC" w:rsidR="00EF6C52" w:rsidRPr="00070E64" w:rsidRDefault="00EF6C52">
      <w:pPr>
        <w:pStyle w:val="ab"/>
        <w:rPr>
          <w:rFonts w:eastAsiaTheme="minorEastAsia"/>
        </w:rPr>
      </w:pPr>
      <w:r w:rsidRPr="004A00E2">
        <w:rPr>
          <w:rFonts w:ascii="Arial Unicode MS" w:eastAsiaTheme="minorEastAsia" w:hAnsi="Arial Unicode MS" w:cs="Arial Unicode MS" w:hint="eastAsia"/>
          <w:highlight w:val="yellow"/>
        </w:rPr>
        <w:t>这里</w:t>
      </w:r>
      <w:r w:rsidRPr="004A00E2">
        <w:rPr>
          <w:rFonts w:ascii="Arial Unicode MS" w:eastAsiaTheme="minorEastAsia" w:hAnsi="Arial Unicode MS" w:cs="Arial Unicode MS"/>
          <w:highlight w:val="yellow"/>
        </w:rPr>
        <w:t>我不清楚。</w:t>
      </w:r>
    </w:p>
  </w:comment>
  <w:comment w:id="441" w:author="作者" w:date="2017-12-25T20:13:00Z" w:initials="">
    <w:p w14:paraId="32B9B8B9" w14:textId="77777777" w:rsidR="00EF6C52" w:rsidRDefault="00EF6C52">
      <w:pPr>
        <w:pStyle w:val="ab"/>
      </w:pPr>
      <w:r>
        <w:rPr>
          <w:rFonts w:ascii="Arial Unicode MS" w:hAnsi="Arial Unicode MS" w:cs="Arial Unicode MS" w:hint="eastAsia"/>
        </w:rPr>
        <w:t>第一部分没有看到</w:t>
      </w:r>
      <w:r>
        <w:rPr>
          <w:rFonts w:ascii="Arial Unicode MS" w:eastAsia="Arial Unicode MS" w:cs="Arial Unicode MS"/>
        </w:rPr>
        <w:t>“</w:t>
      </w:r>
      <w:r>
        <w:rPr>
          <w:rFonts w:ascii="Arial Unicode MS" w:hAnsi="Arial Unicode MS" w:cs="Arial Unicode MS" w:hint="eastAsia"/>
        </w:rPr>
        <w:t>相关的研究</w:t>
      </w:r>
      <w:r>
        <w:rPr>
          <w:rFonts w:ascii="Arial Unicode MS" w:eastAsia="Arial Unicode MS" w:cs="Arial Unicode MS"/>
        </w:rPr>
        <w:t>”</w:t>
      </w:r>
      <w:r>
        <w:rPr>
          <w:rFonts w:ascii="Arial Unicode MS" w:hAnsi="Arial Unicode MS" w:cs="Arial Unicode MS" w:hint="eastAsia"/>
        </w:rPr>
        <w:t>，主要是术语，一般学术论文很少看到有</w:t>
      </w:r>
      <w:r>
        <w:rPr>
          <w:rFonts w:ascii="Arial Unicode MS" w:eastAsia="Arial Unicode MS" w:cs="Arial Unicode MS"/>
        </w:rPr>
        <w:t>“</w:t>
      </w:r>
      <w:r>
        <w:rPr>
          <w:rFonts w:ascii="Arial Unicode MS" w:hAnsi="Arial Unicode MS" w:cs="Arial Unicode MS" w:hint="eastAsia"/>
        </w:rPr>
        <w:t>术语</w:t>
      </w:r>
      <w:r>
        <w:rPr>
          <w:rFonts w:ascii="Arial Unicode MS" w:eastAsia="Arial Unicode MS" w:cs="Arial Unicode MS"/>
        </w:rPr>
        <w:t>”</w:t>
      </w:r>
      <w:r>
        <w:rPr>
          <w:rFonts w:ascii="Arial Unicode MS" w:hAnsi="Arial Unicode MS" w:cs="Arial Unicode MS" w:hint="eastAsia"/>
        </w:rPr>
        <w:t>解释的。研究背景部分，可以把</w:t>
      </w:r>
      <w:r>
        <w:rPr>
          <w:rFonts w:eastAsia="Arial Unicode MS" w:hAnsi="Arial Unicode MS" w:cs="Arial Unicode MS"/>
        </w:rPr>
        <w:t>ROP</w:t>
      </w:r>
      <w:r>
        <w:rPr>
          <w:rFonts w:ascii="Arial Unicode MS" w:hAnsi="Arial Unicode MS" w:cs="Arial Unicode MS" w:hint="eastAsia"/>
        </w:rPr>
        <w:t>、</w:t>
      </w:r>
      <w:r>
        <w:rPr>
          <w:rFonts w:eastAsia="Arial Unicode MS" w:hAnsi="Arial Unicode MS" w:cs="Arial Unicode MS"/>
        </w:rPr>
        <w:t>CFI</w:t>
      </w:r>
      <w:r>
        <w:rPr>
          <w:rFonts w:ascii="Arial Unicode MS" w:hAnsi="Arial Unicode MS" w:cs="Arial Unicode MS" w:hint="eastAsia"/>
        </w:rPr>
        <w:t>等基本研究背景讲清楚，可以看看软件学报论文大家一般怎么写的就清楚了。</w:t>
      </w:r>
      <w:r>
        <w:rPr>
          <w:rFonts w:ascii="Arial Unicode MS" w:hAnsi="Arial Unicode MS" w:cs="Arial Unicode MS" w:hint="eastAsia"/>
        </w:rPr>
        <w:t xml:space="preserve"> </w:t>
      </w:r>
    </w:p>
  </w:comment>
  <w:comment w:id="449" w:author="作者" w:date="2017-12-25T20:17:00Z" w:initials="">
    <w:p w14:paraId="19F06EB8" w14:textId="77777777" w:rsidR="00EF6C52" w:rsidRDefault="00EF6C52">
      <w:pPr>
        <w:pStyle w:val="ab"/>
        <w:rPr>
          <w:rFonts w:eastAsiaTheme="minorEastAsia"/>
        </w:rPr>
      </w:pPr>
    </w:p>
    <w:p w14:paraId="37D456B2" w14:textId="77777777" w:rsidR="00EF6C52" w:rsidRDefault="00EF6C52">
      <w:pPr>
        <w:pStyle w:val="ab"/>
      </w:pPr>
      <w:r>
        <w:rPr>
          <w:rFonts w:ascii="Arial Unicode MS" w:hAnsi="Arial Unicode MS" w:cs="Arial Unicode MS" w:hint="eastAsia"/>
        </w:rPr>
        <w:t>该部分的形式可以调整一下，不要用术语的形式，把</w:t>
      </w:r>
      <w:r>
        <w:rPr>
          <w:rFonts w:eastAsia="Arial Unicode MS" w:hAnsi="Arial Unicode MS" w:cs="Arial Unicode MS"/>
        </w:rPr>
        <w:t>ROP</w:t>
      </w:r>
      <w:r>
        <w:rPr>
          <w:rFonts w:ascii="Arial Unicode MS" w:hAnsi="Arial Unicode MS" w:cs="Arial Unicode MS" w:hint="eastAsia"/>
        </w:rPr>
        <w:t>、</w:t>
      </w:r>
      <w:r>
        <w:rPr>
          <w:rFonts w:eastAsia="Arial Unicode MS" w:hAnsi="Arial Unicode MS" w:cs="Arial Unicode MS"/>
        </w:rPr>
        <w:t>CFI</w:t>
      </w:r>
      <w:r>
        <w:rPr>
          <w:rFonts w:ascii="Arial Unicode MS" w:hAnsi="Arial Unicode MS" w:cs="Arial Unicode MS" w:hint="eastAsia"/>
        </w:rPr>
        <w:t>、涉及到硬件的组织关系等基本研究背景讲清楚（最好有些简单的例子），可以看看软件学报论文大家一般怎么写的就清楚了</w:t>
      </w:r>
    </w:p>
  </w:comment>
  <w:comment w:id="454" w:author="作者" w:date="2017-12-25T20:26:00Z" w:initials="">
    <w:p w14:paraId="680EB9F0" w14:textId="77777777" w:rsidR="00EF6C52" w:rsidRDefault="00EF6C52">
      <w:pPr>
        <w:pStyle w:val="ab"/>
      </w:pPr>
    </w:p>
    <w:p w14:paraId="18000CC6" w14:textId="77777777" w:rsidR="00EF6C52" w:rsidRDefault="00EF6C52">
      <w:pPr>
        <w:pStyle w:val="ab"/>
      </w:pPr>
      <w:r>
        <w:rPr>
          <w:rFonts w:ascii="Arial Unicode MS" w:hAnsi="Arial Unicode MS" w:cs="Arial Unicode MS" w:hint="eastAsia"/>
        </w:rPr>
        <w:t>是否需要强调</w:t>
      </w:r>
      <w:r>
        <w:rPr>
          <w:rFonts w:eastAsia="Arial Unicode MS" w:hAnsi="Arial Unicode MS" w:cs="Arial Unicode MS"/>
        </w:rPr>
        <w:t>Intel</w:t>
      </w:r>
      <w:r>
        <w:rPr>
          <w:rFonts w:ascii="Arial Unicode MS" w:hAnsi="Arial Unicode MS" w:cs="Arial Unicode MS" w:hint="eastAsia"/>
        </w:rPr>
        <w:t>，</w:t>
      </w:r>
      <w:r>
        <w:rPr>
          <w:rFonts w:eastAsia="Arial Unicode MS" w:hAnsi="Arial Unicode MS" w:cs="Arial Unicode MS"/>
        </w:rPr>
        <w:t>X86</w:t>
      </w:r>
      <w:r>
        <w:rPr>
          <w:rFonts w:ascii="Arial Unicode MS" w:hAnsi="Arial Unicode MS" w:cs="Arial Unicode MS" w:hint="eastAsia"/>
        </w:rPr>
        <w:t>就可以了？</w:t>
      </w:r>
    </w:p>
  </w:comment>
  <w:comment w:id="455" w:author="作者" w:date="2017-12-25T20:30:00Z" w:initials="">
    <w:p w14:paraId="54F6C093" w14:textId="77777777" w:rsidR="00EF6C52" w:rsidRDefault="00EF6C52">
      <w:pPr>
        <w:pStyle w:val="ab"/>
      </w:pPr>
    </w:p>
    <w:p w14:paraId="1946AD88" w14:textId="77777777" w:rsidR="00EF6C52" w:rsidRDefault="00EF6C52">
      <w:pPr>
        <w:pStyle w:val="ab"/>
      </w:pPr>
      <w:r>
        <w:rPr>
          <w:rFonts w:eastAsia="Arial Unicode MS" w:hAnsi="Arial Unicode MS" w:cs="Arial Unicode MS"/>
        </w:rPr>
        <w:t>BPU</w:t>
      </w:r>
      <w:r>
        <w:rPr>
          <w:rFonts w:ascii="Arial Unicode MS" w:hAnsi="Arial Unicode MS" w:cs="Arial Unicode MS" w:hint="eastAsia"/>
        </w:rPr>
        <w:t>属于</w:t>
      </w:r>
      <w:r>
        <w:rPr>
          <w:rFonts w:eastAsia="Arial Unicode MS" w:hAnsi="Arial Unicode MS" w:cs="Arial Unicode MS"/>
        </w:rPr>
        <w:t>PMU</w:t>
      </w:r>
      <w:r>
        <w:rPr>
          <w:rFonts w:ascii="Arial Unicode MS" w:hAnsi="Arial Unicode MS" w:cs="Arial Unicode MS" w:hint="eastAsia"/>
        </w:rPr>
        <w:t>？</w:t>
      </w:r>
    </w:p>
  </w:comment>
  <w:comment w:id="456" w:author="作者" w:date="2017-12-25T20:20:00Z" w:initials="">
    <w:p w14:paraId="477C03FC" w14:textId="77777777" w:rsidR="00EF6C52" w:rsidRDefault="00EF6C52">
      <w:pPr>
        <w:pStyle w:val="ab"/>
      </w:pPr>
    </w:p>
    <w:p w14:paraId="7BB1C29E" w14:textId="77777777" w:rsidR="00EF6C52" w:rsidRDefault="00EF6C52">
      <w:pPr>
        <w:pStyle w:val="ab"/>
      </w:pPr>
      <w:r>
        <w:rPr>
          <w:rFonts w:ascii="Arial Unicode MS" w:hAnsi="Arial Unicode MS" w:cs="Arial Unicode MS" w:hint="eastAsia"/>
        </w:rPr>
        <w:t>？</w:t>
      </w:r>
    </w:p>
  </w:comment>
  <w:comment w:id="457" w:author="作者" w:date="2017-12-25T20:20:00Z" w:initials="">
    <w:p w14:paraId="6D843310" w14:textId="77777777" w:rsidR="00EF6C52" w:rsidRDefault="00EF6C52">
      <w:pPr>
        <w:pStyle w:val="ab"/>
      </w:pPr>
    </w:p>
    <w:p w14:paraId="03A7DCD6" w14:textId="77777777" w:rsidR="00EF6C52" w:rsidRDefault="00EF6C52">
      <w:pPr>
        <w:pStyle w:val="ab"/>
      </w:pPr>
      <w:r>
        <w:rPr>
          <w:rFonts w:ascii="Arial Unicode MS" w:hAnsi="Arial Unicode MS" w:cs="Arial Unicode MS" w:hint="eastAsia"/>
        </w:rPr>
        <w:t>？</w:t>
      </w:r>
    </w:p>
  </w:comment>
  <w:comment w:id="458" w:author="作者" w:date="2017-12-25T20:21:00Z" w:initials="">
    <w:p w14:paraId="59CFA022" w14:textId="77777777" w:rsidR="00EF6C52" w:rsidRDefault="00EF6C52">
      <w:pPr>
        <w:pStyle w:val="ab"/>
      </w:pPr>
    </w:p>
    <w:p w14:paraId="0D3F2081" w14:textId="77777777" w:rsidR="00EF6C52" w:rsidRDefault="00EF6C52">
      <w:pPr>
        <w:pStyle w:val="ab"/>
      </w:pPr>
      <w:r>
        <w:rPr>
          <w:rFonts w:ascii="Arial Unicode MS" w:hAnsi="Arial Unicode MS" w:cs="Arial Unicode MS" w:hint="eastAsia"/>
        </w:rPr>
        <w:t>前后</w:t>
      </w:r>
      <w:r>
        <w:rPr>
          <w:rFonts w:eastAsia="Arial Unicode MS" w:hAnsi="Arial Unicode MS" w:cs="Arial Unicode MS"/>
        </w:rPr>
        <w:t>Monitoring</w:t>
      </w:r>
      <w:r>
        <w:rPr>
          <w:rFonts w:ascii="Arial Unicode MS" w:hAnsi="Arial Unicode MS" w:cs="Arial Unicode MS" w:hint="eastAsia"/>
        </w:rPr>
        <w:t>的翻译最好相同？</w:t>
      </w:r>
    </w:p>
  </w:comment>
  <w:comment w:id="459" w:author="作者" w:date="2017-12-25T20:51:00Z" w:initials="">
    <w:p w14:paraId="49CEBAC5" w14:textId="77777777" w:rsidR="00EF6C52" w:rsidRDefault="00EF6C52">
      <w:pPr>
        <w:pStyle w:val="ab"/>
      </w:pPr>
    </w:p>
    <w:p w14:paraId="1AE00377" w14:textId="77777777" w:rsidR="00EF6C52" w:rsidRDefault="00EF6C52">
      <w:pPr>
        <w:pStyle w:val="ab"/>
      </w:pPr>
      <w:r>
        <w:rPr>
          <w:rFonts w:ascii="Arial Unicode MS" w:hAnsi="Arial Unicode MS" w:cs="Arial Unicode MS" w:hint="eastAsia"/>
        </w:rPr>
        <w:t>同时，该部分也避免当前的平铺直叙，考虑是投软件学报，可以考虑给出一些概念、方法（算法）、定理（证明），比如如何说明当前的采样时间选择策略就是可以能够将符合威胁模型的</w:t>
      </w:r>
      <w:r>
        <w:rPr>
          <w:rFonts w:eastAsia="Arial Unicode MS" w:hAnsi="Arial Unicode MS" w:cs="Arial Unicode MS"/>
        </w:rPr>
        <w:t>ROP</w:t>
      </w:r>
      <w:r>
        <w:rPr>
          <w:rFonts w:ascii="Arial Unicode MS" w:hAnsi="Arial Unicode MS" w:cs="Arial Unicode MS" w:hint="eastAsia"/>
        </w:rPr>
        <w:t>攻击检测出来。</w:t>
      </w:r>
    </w:p>
  </w:comment>
  <w:comment w:id="466" w:author="作者" w:date="2017-12-25T20:45:00Z" w:initials="">
    <w:p w14:paraId="1EF1B54A" w14:textId="77777777" w:rsidR="00EF6C52" w:rsidRDefault="00EF6C52">
      <w:pPr>
        <w:pStyle w:val="ab"/>
      </w:pPr>
    </w:p>
    <w:p w14:paraId="39C48F2E" w14:textId="77777777" w:rsidR="00EF6C52" w:rsidRDefault="00EF6C52">
      <w:pPr>
        <w:pStyle w:val="ab"/>
      </w:pPr>
      <w:r>
        <w:rPr>
          <w:rFonts w:ascii="Arial Unicode MS" w:hAnsi="Arial Unicode MS" w:cs="Arial Unicode MS" w:hint="eastAsia"/>
        </w:rPr>
        <w:t>是否不叫设计？</w:t>
      </w:r>
      <w:r>
        <w:rPr>
          <w:rFonts w:ascii="Arial Unicode MS" w:hAnsi="Arial Unicode MS" w:cs="Arial Unicode MS" w:hint="eastAsia"/>
        </w:rPr>
        <w:t xml:space="preserve"> </w:t>
      </w:r>
      <w:r>
        <w:rPr>
          <w:rFonts w:ascii="Arial Unicode MS" w:hAnsi="Arial Unicode MS" w:cs="Arial Unicode MS" w:hint="eastAsia"/>
        </w:rPr>
        <w:t>方法更好？</w:t>
      </w:r>
    </w:p>
  </w:comment>
  <w:comment w:id="470" w:author="wang" w:date="2017-12-25T14:07:00Z" w:initials="w">
    <w:p w14:paraId="2B468F50" w14:textId="08BEBA32" w:rsidR="00EF6C52" w:rsidRDefault="00EF6C52">
      <w:pPr>
        <w:pStyle w:val="af1"/>
        <w:rPr>
          <w:lang w:eastAsia="zh-CN"/>
        </w:rPr>
      </w:pPr>
      <w:r>
        <w:rPr>
          <w:rStyle w:val="af2"/>
        </w:rPr>
        <w:annotationRef/>
      </w:r>
      <w:r w:rsidRPr="00437CB4">
        <w:rPr>
          <w:rFonts w:hint="eastAsia"/>
          <w:highlight w:val="yellow"/>
          <w:lang w:eastAsia="zh-CN"/>
        </w:rPr>
        <w:t>这个</w:t>
      </w:r>
      <w:r w:rsidRPr="00437CB4">
        <w:rPr>
          <w:highlight w:val="yellow"/>
          <w:lang w:eastAsia="zh-CN"/>
        </w:rPr>
        <w:t>PerfCFI</w:t>
      </w:r>
      <w:r w:rsidRPr="00437CB4">
        <w:rPr>
          <w:highlight w:val="yellow"/>
          <w:lang w:eastAsia="zh-CN"/>
        </w:rPr>
        <w:t>确实不知道怎么来的，感觉确实需要重新</w:t>
      </w:r>
      <w:r w:rsidRPr="00437CB4">
        <w:rPr>
          <w:rFonts w:hint="eastAsia"/>
          <w:highlight w:val="yellow"/>
          <w:lang w:eastAsia="zh-CN"/>
        </w:rPr>
        <w:t>想</w:t>
      </w:r>
      <w:r w:rsidRPr="00437CB4">
        <w:rPr>
          <w:highlight w:val="yellow"/>
          <w:lang w:eastAsia="zh-CN"/>
        </w:rPr>
        <w:t>个词，例如</w:t>
      </w:r>
      <w:r w:rsidRPr="00437CB4">
        <w:rPr>
          <w:highlight w:val="yellow"/>
          <w:lang w:eastAsia="zh-CN"/>
        </w:rPr>
        <w:t>BranchChecker</w:t>
      </w:r>
      <w:r w:rsidRPr="00437CB4">
        <w:rPr>
          <w:highlight w:val="yellow"/>
          <w:lang w:eastAsia="zh-CN"/>
        </w:rPr>
        <w:t>，或者啥的</w:t>
      </w:r>
    </w:p>
  </w:comment>
  <w:comment w:id="476" w:author="作者" w:date="2017-12-25T20:30:00Z" w:initials="">
    <w:p w14:paraId="44B5B380" w14:textId="77777777" w:rsidR="00EF6C52" w:rsidRDefault="00EF6C52">
      <w:pPr>
        <w:pStyle w:val="ab"/>
      </w:pPr>
    </w:p>
    <w:p w14:paraId="09B3FC89" w14:textId="77777777" w:rsidR="00EF6C52" w:rsidRDefault="00EF6C52">
      <w:pPr>
        <w:pStyle w:val="ab"/>
      </w:pPr>
      <w:r>
        <w:rPr>
          <w:rFonts w:ascii="Arial Unicode MS" w:hAnsi="Arial Unicode MS" w:cs="Arial Unicode MS" w:hint="eastAsia"/>
        </w:rPr>
        <w:t>这个词突然冒出来了，应该在前面提你的方法时各个名字。</w:t>
      </w:r>
    </w:p>
  </w:comment>
  <w:comment w:id="483" w:author="作者" w:date="2017-12-25T20:32:00Z" w:initials="">
    <w:p w14:paraId="58EBCEBD" w14:textId="77777777" w:rsidR="00EF6C52" w:rsidRDefault="00EF6C52">
      <w:pPr>
        <w:pStyle w:val="ab"/>
      </w:pPr>
    </w:p>
    <w:p w14:paraId="696700A0" w14:textId="77777777" w:rsidR="00EF6C52" w:rsidRDefault="00EF6C52">
      <w:pPr>
        <w:pStyle w:val="ab"/>
      </w:pPr>
      <w:r>
        <w:rPr>
          <w:rFonts w:ascii="Arial Unicode MS" w:hAnsi="Arial Unicode MS" w:cs="Arial Unicode MS" w:hint="eastAsia"/>
        </w:rPr>
        <w:t>这是个啥概念，没有解释</w:t>
      </w:r>
    </w:p>
  </w:comment>
  <w:comment w:id="487" w:author="wang" w:date="2017-12-25T14:07:00Z" w:initials="w">
    <w:p w14:paraId="4D48202E" w14:textId="77777777" w:rsidR="00EF6C52" w:rsidRDefault="00EF6C52" w:rsidP="00AC78CD">
      <w:pPr>
        <w:pStyle w:val="af1"/>
        <w:rPr>
          <w:lang w:eastAsia="zh-CN"/>
        </w:rPr>
      </w:pPr>
      <w:r>
        <w:rPr>
          <w:rStyle w:val="af2"/>
        </w:rPr>
        <w:annotationRef/>
      </w:r>
      <w:r w:rsidRPr="00437CB4">
        <w:rPr>
          <w:rFonts w:hint="eastAsia"/>
          <w:highlight w:val="yellow"/>
          <w:lang w:eastAsia="zh-CN"/>
        </w:rPr>
        <w:t>这个</w:t>
      </w:r>
      <w:r w:rsidRPr="00437CB4">
        <w:rPr>
          <w:highlight w:val="yellow"/>
          <w:lang w:eastAsia="zh-CN"/>
        </w:rPr>
        <w:t>PerfCFI</w:t>
      </w:r>
      <w:r w:rsidRPr="00437CB4">
        <w:rPr>
          <w:highlight w:val="yellow"/>
          <w:lang w:eastAsia="zh-CN"/>
        </w:rPr>
        <w:t>确实不知道怎么来的，感觉确实需要重新</w:t>
      </w:r>
      <w:r w:rsidRPr="00437CB4">
        <w:rPr>
          <w:rFonts w:hint="eastAsia"/>
          <w:highlight w:val="yellow"/>
          <w:lang w:eastAsia="zh-CN"/>
        </w:rPr>
        <w:t>想</w:t>
      </w:r>
      <w:r w:rsidRPr="00437CB4">
        <w:rPr>
          <w:highlight w:val="yellow"/>
          <w:lang w:eastAsia="zh-CN"/>
        </w:rPr>
        <w:t>个词，例如</w:t>
      </w:r>
      <w:r w:rsidRPr="00437CB4">
        <w:rPr>
          <w:highlight w:val="yellow"/>
          <w:lang w:eastAsia="zh-CN"/>
        </w:rPr>
        <w:t>BranchChecker</w:t>
      </w:r>
      <w:r w:rsidRPr="00437CB4">
        <w:rPr>
          <w:highlight w:val="yellow"/>
          <w:lang w:eastAsia="zh-CN"/>
        </w:rPr>
        <w:t>，或者啥的</w:t>
      </w:r>
    </w:p>
  </w:comment>
  <w:comment w:id="488" w:author="作者" w:date="2017-12-25T20:32:00Z" w:initials="">
    <w:p w14:paraId="2F8FDD68" w14:textId="77777777" w:rsidR="00EF6C52" w:rsidRDefault="00EF6C52">
      <w:pPr>
        <w:pStyle w:val="ab"/>
      </w:pPr>
    </w:p>
    <w:p w14:paraId="3D2DAC1C" w14:textId="77777777" w:rsidR="00EF6C52" w:rsidRDefault="00EF6C52">
      <w:pPr>
        <w:pStyle w:val="ab"/>
      </w:pPr>
      <w:r>
        <w:rPr>
          <w:rFonts w:ascii="Arial Unicode MS" w:hAnsi="Arial Unicode MS" w:cs="Arial Unicode MS" w:hint="eastAsia"/>
        </w:rPr>
        <w:t>大小写要固定</w:t>
      </w:r>
    </w:p>
  </w:comment>
  <w:comment w:id="495" w:author="作者" w:date="2017-12-25T20:47:00Z" w:initials="">
    <w:p w14:paraId="1C307309" w14:textId="77777777" w:rsidR="00EF6C52" w:rsidRDefault="00EF6C52">
      <w:pPr>
        <w:pStyle w:val="ab"/>
        <w:rPr>
          <w:rFonts w:eastAsiaTheme="minorEastAsia"/>
        </w:rPr>
      </w:pPr>
    </w:p>
    <w:p w14:paraId="2BC319DA" w14:textId="77777777" w:rsidR="00EF6C52" w:rsidRPr="00C571D8" w:rsidRDefault="00EF6C52">
      <w:pPr>
        <w:pStyle w:val="ab"/>
        <w:rPr>
          <w:rFonts w:eastAsiaTheme="minorEastAsia"/>
        </w:rPr>
      </w:pPr>
    </w:p>
    <w:p w14:paraId="09B9D0FA" w14:textId="77777777" w:rsidR="00EF6C52" w:rsidRDefault="00EF6C52">
      <w:pPr>
        <w:pStyle w:val="ab"/>
      </w:pPr>
      <w:r>
        <w:rPr>
          <w:rFonts w:ascii="Arial Unicode MS" w:hAnsi="Arial Unicode MS" w:cs="Arial Unicode MS" w:hint="eastAsia"/>
        </w:rPr>
        <w:t>是否可以通过多次攻击执行，</w:t>
      </w:r>
      <w:r>
        <w:rPr>
          <w:rFonts w:eastAsia="Arial Unicode MS" w:hAnsi="Arial Unicode MS" w:cs="Arial Unicode MS"/>
        </w:rPr>
        <w:t>ROP</w:t>
      </w:r>
      <w:r>
        <w:rPr>
          <w:rFonts w:ascii="Arial Unicode MS" w:hAnsi="Arial Unicode MS" w:cs="Arial Unicode MS" w:hint="eastAsia"/>
        </w:rPr>
        <w:t>的攻击分支成为了历史信息的一部分？</w:t>
      </w:r>
    </w:p>
  </w:comment>
  <w:comment w:id="496" w:author="wang" w:date="2017-12-27T09:57:00Z" w:initials="w">
    <w:p w14:paraId="76C38CB2" w14:textId="281E9ABB" w:rsidR="00EF6C52" w:rsidRDefault="00EF6C52">
      <w:pPr>
        <w:pStyle w:val="af1"/>
        <w:rPr>
          <w:lang w:eastAsia="zh-CN"/>
        </w:rPr>
      </w:pPr>
      <w:r>
        <w:rPr>
          <w:rStyle w:val="af2"/>
        </w:rPr>
        <w:annotationRef/>
      </w:r>
      <w:r w:rsidRPr="00FB4687">
        <w:rPr>
          <w:rFonts w:hint="eastAsia"/>
          <w:highlight w:val="yellow"/>
          <w:lang w:eastAsia="zh-CN"/>
        </w:rPr>
        <w:t>这里没</w:t>
      </w:r>
      <w:r w:rsidRPr="00FB4687">
        <w:rPr>
          <w:highlight w:val="yellow"/>
          <w:lang w:eastAsia="zh-CN"/>
        </w:rPr>
        <w:t>太懂</w:t>
      </w:r>
      <w:r w:rsidRPr="00FB4687">
        <w:rPr>
          <w:rFonts w:hint="eastAsia"/>
          <w:highlight w:val="yellow"/>
          <w:lang w:eastAsia="zh-CN"/>
        </w:rPr>
        <w:t>杨老师</w:t>
      </w:r>
      <w:r w:rsidRPr="00FB4687">
        <w:rPr>
          <w:highlight w:val="yellow"/>
          <w:lang w:eastAsia="zh-CN"/>
        </w:rPr>
        <w:t>的意思，你</w:t>
      </w:r>
      <w:r w:rsidRPr="00FB4687">
        <w:rPr>
          <w:rFonts w:hint="eastAsia"/>
          <w:highlight w:val="yellow"/>
          <w:lang w:eastAsia="zh-CN"/>
        </w:rPr>
        <w:t>改</w:t>
      </w:r>
      <w:r w:rsidRPr="00FB4687">
        <w:rPr>
          <w:highlight w:val="yellow"/>
          <w:lang w:eastAsia="zh-CN"/>
        </w:rPr>
        <w:t>吧。</w:t>
      </w:r>
    </w:p>
  </w:comment>
  <w:comment w:id="497" w:author="作者" w:date="2017-12-25T20:59:00Z" w:initials="">
    <w:p w14:paraId="3892BCD8" w14:textId="77777777" w:rsidR="00EF6C52" w:rsidRDefault="00EF6C52">
      <w:pPr>
        <w:pStyle w:val="ab"/>
      </w:pPr>
    </w:p>
    <w:p w14:paraId="706382E2" w14:textId="77777777" w:rsidR="00EF6C52" w:rsidRDefault="00EF6C52">
      <w:pPr>
        <w:pStyle w:val="ab"/>
      </w:pPr>
      <w:r>
        <w:rPr>
          <w:rFonts w:ascii="Arial Unicode MS" w:hAnsi="Arial Unicode MS" w:cs="Arial Unicode MS" w:hint="eastAsia"/>
        </w:rPr>
        <w:t>这里没有看到</w:t>
      </w:r>
      <w:r>
        <w:rPr>
          <w:rFonts w:eastAsia="Arial Unicode MS" w:hAnsi="Arial Unicode MS" w:cs="Arial Unicode MS"/>
        </w:rPr>
        <w:t>PMI</w:t>
      </w:r>
      <w:r>
        <w:rPr>
          <w:rFonts w:ascii="Arial Unicode MS" w:hAnsi="Arial Unicode MS" w:cs="Arial Unicode MS" w:hint="eastAsia"/>
        </w:rPr>
        <w:t>的作用，没有说清楚检测为什么要由</w:t>
      </w:r>
      <w:r>
        <w:rPr>
          <w:rFonts w:eastAsia="Arial Unicode MS" w:hAnsi="Arial Unicode MS" w:cs="Arial Unicode MS"/>
        </w:rPr>
        <w:t>PMI</w:t>
      </w:r>
      <w:r>
        <w:rPr>
          <w:rFonts w:ascii="Arial Unicode MS" w:hAnsi="Arial Unicode MS" w:cs="Arial Unicode MS" w:hint="eastAsia"/>
        </w:rPr>
        <w:t>来触发？</w:t>
      </w:r>
      <w:r>
        <w:rPr>
          <w:rFonts w:eastAsia="Arial Unicode MS" w:hAnsi="Arial Unicode MS" w:cs="Arial Unicode MS"/>
        </w:rPr>
        <w:t>PMI</w:t>
      </w:r>
      <w:r>
        <w:rPr>
          <w:rFonts w:ascii="Arial Unicode MS" w:hAnsi="Arial Unicode MS" w:cs="Arial Unicode MS" w:hint="eastAsia"/>
        </w:rPr>
        <w:t>计数器一般很大，是否会漏掉</w:t>
      </w:r>
      <w:r>
        <w:rPr>
          <w:rFonts w:eastAsia="Arial Unicode MS" w:hAnsi="Arial Unicode MS" w:cs="Arial Unicode MS"/>
        </w:rPr>
        <w:t>ROP</w:t>
      </w:r>
      <w:r>
        <w:rPr>
          <w:rFonts w:ascii="Arial Unicode MS" w:hAnsi="Arial Unicode MS" w:cs="Arial Unicode MS" w:hint="eastAsia"/>
        </w:rPr>
        <w:t>检测？</w:t>
      </w:r>
    </w:p>
  </w:comment>
  <w:comment w:id="515" w:author="作者" w:date="2017-12-25T20:50:00Z" w:initials="">
    <w:p w14:paraId="29DDE404" w14:textId="77777777" w:rsidR="004A4898" w:rsidRDefault="004A4898">
      <w:pPr>
        <w:pStyle w:val="ab"/>
        <w:rPr>
          <w:rFonts w:eastAsiaTheme="minorEastAsia"/>
        </w:rPr>
      </w:pPr>
    </w:p>
    <w:p w14:paraId="44F858A6" w14:textId="77777777" w:rsidR="00EF6C52" w:rsidRPr="00EF6C52" w:rsidRDefault="00EF6C52">
      <w:pPr>
        <w:pStyle w:val="ab"/>
        <w:rPr>
          <w:rFonts w:eastAsiaTheme="minorEastAsia"/>
        </w:rPr>
      </w:pPr>
    </w:p>
    <w:p w14:paraId="1F5CE60E" w14:textId="77777777" w:rsidR="00EF6C52" w:rsidRDefault="00EF6C52">
      <w:pPr>
        <w:pStyle w:val="ab"/>
      </w:pPr>
      <w:r>
        <w:rPr>
          <w:rFonts w:eastAsia="Arial Unicode MS" w:hAnsi="Arial Unicode MS" w:cs="Arial Unicode MS"/>
        </w:rPr>
        <w:t>gadget</w:t>
      </w:r>
      <w:r>
        <w:rPr>
          <w:rFonts w:ascii="Arial Unicode MS" w:hAnsi="Arial Unicode MS" w:cs="Arial Unicode MS" w:hint="eastAsia"/>
        </w:rPr>
        <w:t>的含义在最初开始时就应该给出了。同时，避免这种中英文混杂。</w:t>
      </w:r>
    </w:p>
  </w:comment>
  <w:comment w:id="518" w:author="wang" w:date="2017-12-27T10:35:00Z" w:initials="w">
    <w:p w14:paraId="70134735" w14:textId="485FC01A" w:rsidR="00DB5123" w:rsidRPr="00910B59" w:rsidRDefault="00DB5123">
      <w:pPr>
        <w:pStyle w:val="af1"/>
        <w:rPr>
          <w:highlight w:val="yellow"/>
          <w:lang w:eastAsia="zh-CN"/>
        </w:rPr>
      </w:pPr>
      <w:r>
        <w:rPr>
          <w:rStyle w:val="af2"/>
        </w:rPr>
        <w:annotationRef/>
      </w:r>
      <w:r w:rsidRPr="00910B59">
        <w:rPr>
          <w:rFonts w:hint="eastAsia"/>
          <w:highlight w:val="yellow"/>
          <w:lang w:eastAsia="zh-CN"/>
        </w:rPr>
        <w:t>现在</w:t>
      </w:r>
      <w:r w:rsidRPr="00910B59">
        <w:rPr>
          <w:highlight w:val="yellow"/>
          <w:lang w:eastAsia="zh-CN"/>
        </w:rPr>
        <w:t>这个写法是不是就没有</w:t>
      </w:r>
      <w:r w:rsidRPr="00910B59">
        <w:rPr>
          <w:highlight w:val="yellow"/>
          <w:lang w:eastAsia="zh-CN"/>
        </w:rPr>
        <w:t>critical gadget</w:t>
      </w:r>
      <w:r w:rsidRPr="00910B59">
        <w:rPr>
          <w:highlight w:val="yellow"/>
          <w:lang w:eastAsia="zh-CN"/>
        </w:rPr>
        <w:t>的概念了？</w:t>
      </w:r>
    </w:p>
    <w:p w14:paraId="1C5976BF" w14:textId="24CA5BFF" w:rsidR="00DB5123" w:rsidRDefault="00DB5123">
      <w:pPr>
        <w:pStyle w:val="af1"/>
        <w:rPr>
          <w:lang w:eastAsia="zh-CN"/>
        </w:rPr>
      </w:pPr>
      <w:r w:rsidRPr="00910B59">
        <w:rPr>
          <w:rFonts w:hint="eastAsia"/>
          <w:highlight w:val="yellow"/>
          <w:lang w:eastAsia="zh-CN"/>
        </w:rPr>
        <w:t>这个</w:t>
      </w:r>
      <w:r w:rsidRPr="00910B59">
        <w:rPr>
          <w:highlight w:val="yellow"/>
          <w:lang w:eastAsia="zh-CN"/>
        </w:rPr>
        <w:t>还需要吗？</w:t>
      </w:r>
    </w:p>
  </w:comment>
  <w:comment w:id="520" w:author="作者" w:date="2017-12-25T20:56:00Z" w:initials="">
    <w:p w14:paraId="49F27529" w14:textId="77777777" w:rsidR="00EF6C52" w:rsidRDefault="00EF6C52">
      <w:pPr>
        <w:pStyle w:val="ab"/>
        <w:rPr>
          <w:rFonts w:eastAsiaTheme="minorEastAsia"/>
        </w:rPr>
      </w:pPr>
    </w:p>
    <w:p w14:paraId="066DA8DB" w14:textId="77777777" w:rsidR="00EF6C52" w:rsidRPr="00EF6C52" w:rsidRDefault="00EF6C52">
      <w:pPr>
        <w:pStyle w:val="ab"/>
        <w:rPr>
          <w:rFonts w:eastAsiaTheme="minorEastAsia"/>
        </w:rPr>
      </w:pPr>
    </w:p>
    <w:p w14:paraId="75858A12" w14:textId="77777777" w:rsidR="00EF6C52" w:rsidRDefault="00EF6C52">
      <w:pPr>
        <w:pStyle w:val="ab"/>
      </w:pPr>
      <w:r>
        <w:rPr>
          <w:rFonts w:ascii="Arial Unicode MS" w:hAnsi="Arial Unicode MS" w:cs="Arial Unicode MS" w:hint="eastAsia"/>
        </w:rPr>
        <w:t>建议用中文</w:t>
      </w:r>
    </w:p>
  </w:comment>
  <w:comment w:id="530" w:author="wang" w:date="2017-12-27T10:25:00Z" w:initials="w">
    <w:p w14:paraId="089489E7" w14:textId="7F1B4403" w:rsidR="00E1089C" w:rsidRPr="00E1089C" w:rsidRDefault="00E1089C">
      <w:pPr>
        <w:pStyle w:val="af1"/>
        <w:rPr>
          <w:highlight w:val="yellow"/>
          <w:lang w:eastAsia="zh-CN"/>
        </w:rPr>
      </w:pPr>
      <w:r>
        <w:rPr>
          <w:rStyle w:val="af2"/>
        </w:rPr>
        <w:annotationRef/>
      </w:r>
      <w:r w:rsidRPr="00E1089C">
        <w:rPr>
          <w:rFonts w:hint="eastAsia"/>
          <w:highlight w:val="yellow"/>
          <w:lang w:eastAsia="zh-CN"/>
        </w:rPr>
        <w:t>杨老师</w:t>
      </w:r>
      <w:r w:rsidRPr="00E1089C">
        <w:rPr>
          <w:highlight w:val="yellow"/>
          <w:lang w:eastAsia="zh-CN"/>
        </w:rPr>
        <w:t>提到对于</w:t>
      </w:r>
      <w:r w:rsidRPr="00E1089C">
        <w:rPr>
          <w:highlight w:val="yellow"/>
          <w:lang w:eastAsia="zh-CN"/>
        </w:rPr>
        <w:t>gadget</w:t>
      </w:r>
      <w:r w:rsidRPr="00E1089C">
        <w:rPr>
          <w:highlight w:val="yellow"/>
          <w:lang w:eastAsia="zh-CN"/>
        </w:rPr>
        <w:t>的识别是否有创新。</w:t>
      </w:r>
    </w:p>
    <w:p w14:paraId="540D166F" w14:textId="4AC240EC" w:rsidR="00E1089C" w:rsidRPr="00E1089C" w:rsidRDefault="00E1089C">
      <w:pPr>
        <w:pStyle w:val="af1"/>
        <w:rPr>
          <w:lang w:eastAsia="zh-CN"/>
        </w:rPr>
      </w:pPr>
      <w:r w:rsidRPr="00E1089C">
        <w:rPr>
          <w:rFonts w:hint="eastAsia"/>
          <w:highlight w:val="yellow"/>
          <w:lang w:eastAsia="zh-CN"/>
        </w:rPr>
        <w:t>我</w:t>
      </w:r>
      <w:r w:rsidRPr="00E1089C">
        <w:rPr>
          <w:highlight w:val="yellow"/>
          <w:lang w:eastAsia="zh-CN"/>
        </w:rPr>
        <w:t>看已有研究中</w:t>
      </w:r>
      <w:r w:rsidRPr="00E1089C">
        <w:rPr>
          <w:rFonts w:hint="eastAsia"/>
          <w:highlight w:val="yellow"/>
          <w:lang w:eastAsia="zh-CN"/>
        </w:rPr>
        <w:t>对于</w:t>
      </w:r>
      <w:r w:rsidRPr="00E1089C">
        <w:rPr>
          <w:highlight w:val="yellow"/>
          <w:lang w:eastAsia="zh-CN"/>
        </w:rPr>
        <w:t>return</w:t>
      </w:r>
      <w:r w:rsidRPr="00E1089C">
        <w:rPr>
          <w:rFonts w:hint="eastAsia"/>
          <w:highlight w:val="yellow"/>
          <w:lang w:eastAsia="zh-CN"/>
        </w:rPr>
        <w:t>类型</w:t>
      </w:r>
      <w:r w:rsidRPr="00E1089C">
        <w:rPr>
          <w:highlight w:val="yellow"/>
          <w:lang w:eastAsia="zh-CN"/>
        </w:rPr>
        <w:t>都有提到。</w:t>
      </w:r>
      <w:r w:rsidRPr="00E1089C">
        <w:rPr>
          <w:rFonts w:hint="eastAsia"/>
          <w:highlight w:val="yellow"/>
          <w:lang w:eastAsia="zh-CN"/>
        </w:rPr>
        <w:t>对于</w:t>
      </w:r>
      <w:r w:rsidRPr="00E1089C">
        <w:rPr>
          <w:highlight w:val="yellow"/>
          <w:lang w:eastAsia="zh-CN"/>
        </w:rPr>
        <w:t>第二个类型</w:t>
      </w:r>
      <w:r w:rsidRPr="00E1089C">
        <w:rPr>
          <w:rFonts w:hint="eastAsia"/>
          <w:highlight w:val="yellow"/>
          <w:lang w:eastAsia="zh-CN"/>
        </w:rPr>
        <w:t>是</w:t>
      </w:r>
      <w:r w:rsidRPr="00E1089C">
        <w:rPr>
          <w:highlight w:val="yellow"/>
          <w:lang w:eastAsia="zh-CN"/>
        </w:rPr>
        <w:t>这篇文章的创新吗？</w:t>
      </w:r>
    </w:p>
  </w:comment>
  <w:comment w:id="529" w:author="作者" w:date="2017-12-25T20:56:00Z" w:initials="">
    <w:p w14:paraId="1F0ECF20" w14:textId="77777777" w:rsidR="00EF6C52" w:rsidRDefault="00EF6C52">
      <w:pPr>
        <w:pStyle w:val="ab"/>
      </w:pPr>
    </w:p>
    <w:p w14:paraId="162CB866" w14:textId="77777777" w:rsidR="00EF6C52" w:rsidRDefault="00EF6C52">
      <w:pPr>
        <w:pStyle w:val="ab"/>
      </w:pPr>
      <w:r>
        <w:rPr>
          <w:rFonts w:ascii="Arial Unicode MS" w:hAnsi="Arial Unicode MS" w:cs="Arial Unicode MS" w:hint="eastAsia"/>
        </w:rPr>
        <w:t>同上</w:t>
      </w:r>
    </w:p>
    <w:p w14:paraId="4CAAD641" w14:textId="77777777" w:rsidR="00EF6C52" w:rsidRDefault="00EF6C52">
      <w:pPr>
        <w:pStyle w:val="ab"/>
      </w:pPr>
    </w:p>
  </w:comment>
  <w:comment w:id="546" w:author="作者" w:date="2017-12-25T20:55:00Z" w:initials="">
    <w:p w14:paraId="50EA541A" w14:textId="77777777" w:rsidR="00EF6C52" w:rsidRDefault="00EF6C52">
      <w:pPr>
        <w:pStyle w:val="ab"/>
      </w:pPr>
    </w:p>
    <w:p w14:paraId="48A95724" w14:textId="77777777" w:rsidR="00EF6C52" w:rsidRDefault="00EF6C52">
      <w:pPr>
        <w:pStyle w:val="ab"/>
      </w:pPr>
      <w:r>
        <w:rPr>
          <w:rFonts w:ascii="Arial Unicode MS" w:hAnsi="Arial Unicode MS" w:cs="Arial Unicode MS" w:hint="eastAsia"/>
        </w:rPr>
        <w:t>该部分也可以</w:t>
      </w:r>
      <w:r>
        <w:rPr>
          <w:rFonts w:ascii="Arial Unicode MS" w:eastAsia="Arial Unicode MS" w:cs="Arial Unicode MS"/>
        </w:rPr>
        <w:t>”</w:t>
      </w:r>
      <w:r>
        <w:rPr>
          <w:rFonts w:ascii="Arial Unicode MS" w:hAnsi="Arial Unicode MS" w:cs="Arial Unicode MS" w:hint="eastAsia"/>
        </w:rPr>
        <w:t>组织</w:t>
      </w:r>
      <w:r>
        <w:rPr>
          <w:rFonts w:ascii="Arial Unicode MS" w:eastAsia="Arial Unicode MS" w:cs="Arial Unicode MS"/>
        </w:rPr>
        <w:t>“</w:t>
      </w:r>
      <w:r>
        <w:rPr>
          <w:rFonts w:ascii="Arial Unicode MS" w:hAnsi="Arial Unicode MS" w:cs="Arial Unicode MS" w:hint="eastAsia"/>
        </w:rPr>
        <w:t>和</w:t>
      </w:r>
      <w:r>
        <w:rPr>
          <w:rFonts w:ascii="Arial Unicode MS" w:eastAsia="Arial Unicode MS" w:cs="Arial Unicode MS"/>
        </w:rPr>
        <w:t>”</w:t>
      </w:r>
      <w:r>
        <w:rPr>
          <w:rFonts w:ascii="Arial Unicode MS" w:hAnsi="Arial Unicode MS" w:cs="Arial Unicode MS" w:hint="eastAsia"/>
        </w:rPr>
        <w:t>提炼</w:t>
      </w:r>
      <w:r>
        <w:rPr>
          <w:rFonts w:ascii="Arial Unicode MS" w:eastAsia="Arial Unicode MS" w:cs="Arial Unicode MS"/>
        </w:rPr>
        <w:t>“</w:t>
      </w:r>
      <w:r>
        <w:rPr>
          <w:rFonts w:ascii="Arial Unicode MS" w:hAnsi="Arial Unicode MS" w:cs="Arial Unicode MS" w:hint="eastAsia"/>
        </w:rPr>
        <w:t>一下，给出一些概念、方法（算法）、定理（证明），也可以参考一下软件学报录用稿件的写法</w:t>
      </w:r>
    </w:p>
  </w:comment>
  <w:comment w:id="559" w:author="wang" w:date="2017-12-27T10:46:00Z" w:initials="w">
    <w:p w14:paraId="640B212B" w14:textId="15A1E590" w:rsidR="00C74F52" w:rsidRPr="00390F53" w:rsidRDefault="00C74F52">
      <w:pPr>
        <w:pStyle w:val="af1"/>
        <w:rPr>
          <w:rFonts w:hint="eastAsia"/>
          <w:highlight w:val="yellow"/>
          <w:lang w:eastAsia="zh-CN"/>
        </w:rPr>
      </w:pPr>
      <w:r>
        <w:rPr>
          <w:rStyle w:val="af2"/>
        </w:rPr>
        <w:annotationRef/>
      </w:r>
      <w:r w:rsidRPr="00390F53">
        <w:rPr>
          <w:rFonts w:hint="eastAsia"/>
          <w:highlight w:val="yellow"/>
          <w:lang w:eastAsia="zh-CN"/>
        </w:rPr>
        <w:t>核实</w:t>
      </w:r>
    </w:p>
    <w:p w14:paraId="76B0CC9A" w14:textId="044B9744" w:rsidR="00C74F52" w:rsidRDefault="00C74F52">
      <w:pPr>
        <w:pStyle w:val="af1"/>
        <w:rPr>
          <w:lang w:eastAsia="zh-CN"/>
        </w:rPr>
      </w:pPr>
      <w:r w:rsidRPr="00390F53">
        <w:rPr>
          <w:rFonts w:hint="eastAsia"/>
          <w:highlight w:val="yellow"/>
          <w:lang w:eastAsia="zh-CN"/>
        </w:rPr>
        <w:t>这里</w:t>
      </w:r>
      <w:r w:rsidRPr="00390F53">
        <w:rPr>
          <w:highlight w:val="yellow"/>
          <w:lang w:eastAsia="zh-CN"/>
        </w:rPr>
        <w:t>的配件长度，是用在</w:t>
      </w:r>
      <w:r w:rsidRPr="00390F53">
        <w:rPr>
          <w:rFonts w:hint="eastAsia"/>
          <w:highlight w:val="yellow"/>
          <w:lang w:eastAsia="zh-CN"/>
        </w:rPr>
        <w:t xml:space="preserve"> </w:t>
      </w:r>
      <w:r w:rsidRPr="00390F53">
        <w:rPr>
          <w:highlight w:val="yellow"/>
          <w:lang w:eastAsia="zh-CN"/>
        </w:rPr>
        <w:t>short basic sequence</w:t>
      </w:r>
      <w:r w:rsidRPr="00390F53">
        <w:rPr>
          <w:rFonts w:hint="eastAsia"/>
          <w:highlight w:val="yellow"/>
          <w:lang w:eastAsia="zh-CN"/>
        </w:rPr>
        <w:t>这里</w:t>
      </w:r>
      <w:r w:rsidRPr="00390F53">
        <w:rPr>
          <w:highlight w:val="yellow"/>
          <w:lang w:eastAsia="zh-CN"/>
        </w:rPr>
        <w:t>的？</w:t>
      </w:r>
      <w:r w:rsidRPr="00390F53">
        <w:rPr>
          <w:rFonts w:hint="eastAsia"/>
          <w:highlight w:val="yellow"/>
          <w:lang w:eastAsia="zh-CN"/>
        </w:rPr>
        <w:t>那么</w:t>
      </w:r>
      <w:r w:rsidRPr="00390F53">
        <w:rPr>
          <w:highlight w:val="yellow"/>
          <w:lang w:eastAsia="zh-CN"/>
        </w:rPr>
        <w:t>在这里的描述里面，是不是就可以换个说法，直接说配件长度低于一定</w:t>
      </w:r>
      <w:r w:rsidRPr="00390F53">
        <w:rPr>
          <w:rFonts w:hint="eastAsia"/>
          <w:highlight w:val="yellow"/>
          <w:lang w:eastAsia="zh-CN"/>
        </w:rPr>
        <w:t>阈值</w:t>
      </w:r>
      <w:r w:rsidRPr="00390F53">
        <w:rPr>
          <w:highlight w:val="yellow"/>
          <w:lang w:eastAsia="zh-CN"/>
        </w:rPr>
        <w:t>？</w:t>
      </w:r>
    </w:p>
    <w:p w14:paraId="62F6C432" w14:textId="77777777" w:rsidR="00390F53" w:rsidRPr="00390F53" w:rsidRDefault="00390F53">
      <w:pPr>
        <w:pStyle w:val="af1"/>
        <w:rPr>
          <w:rFonts w:hint="eastAsia"/>
          <w:lang w:eastAsia="zh-CN"/>
        </w:rPr>
      </w:pPr>
      <w:bookmarkStart w:id="562" w:name="_GoBack"/>
      <w:bookmarkEnd w:id="562"/>
    </w:p>
  </w:comment>
  <w:comment w:id="557" w:author="作者" w:date="2017-12-25T20:58:00Z" w:initials="">
    <w:p w14:paraId="2380D6EC" w14:textId="77777777" w:rsidR="00EF6C52" w:rsidRDefault="00EF6C52">
      <w:pPr>
        <w:pStyle w:val="ab"/>
      </w:pPr>
    </w:p>
    <w:p w14:paraId="20C1E338" w14:textId="77777777" w:rsidR="00EF6C52" w:rsidRDefault="00EF6C52">
      <w:pPr>
        <w:pStyle w:val="ab"/>
      </w:pPr>
      <w:r>
        <w:rPr>
          <w:rFonts w:ascii="Arial Unicode MS" w:hAnsi="Arial Unicode MS" w:cs="Arial Unicode MS" w:hint="eastAsia"/>
        </w:rPr>
        <w:t>对于</w:t>
      </w:r>
      <w:r>
        <w:rPr>
          <w:rFonts w:eastAsia="Arial Unicode MS" w:hAnsi="Arial Unicode MS" w:cs="Arial Unicode MS"/>
        </w:rPr>
        <w:t>Gadget</w:t>
      </w:r>
      <w:r>
        <w:rPr>
          <w:rFonts w:ascii="Arial Unicode MS" w:hAnsi="Arial Unicode MS" w:cs="Arial Unicode MS" w:hint="eastAsia"/>
        </w:rPr>
        <w:t>的识别是否有创新？是否可以强调？</w:t>
      </w:r>
    </w:p>
  </w:comment>
  <w:comment w:id="599" w:author="wang" w:date="2017-12-27T10:30:00Z" w:initials="w">
    <w:p w14:paraId="11B7C63F" w14:textId="50551038" w:rsidR="00FD32DD" w:rsidRPr="00A40BD2" w:rsidRDefault="00FD32DD">
      <w:pPr>
        <w:pStyle w:val="af1"/>
        <w:rPr>
          <w:highlight w:val="yellow"/>
          <w:lang w:eastAsia="zh-CN"/>
        </w:rPr>
      </w:pPr>
      <w:r>
        <w:rPr>
          <w:rStyle w:val="af2"/>
        </w:rPr>
        <w:annotationRef/>
      </w:r>
      <w:r w:rsidRPr="00A40BD2">
        <w:rPr>
          <w:rFonts w:hint="eastAsia"/>
          <w:highlight w:val="yellow"/>
          <w:lang w:eastAsia="zh-CN"/>
        </w:rPr>
        <w:t>基本</w:t>
      </w:r>
      <w:r w:rsidRPr="00A40BD2">
        <w:rPr>
          <w:highlight w:val="yellow"/>
          <w:lang w:eastAsia="zh-CN"/>
        </w:rPr>
        <w:t>一致</w:t>
      </w:r>
      <w:r w:rsidRPr="00A40BD2">
        <w:rPr>
          <w:rFonts w:hint="eastAsia"/>
          <w:highlight w:val="yellow"/>
          <w:lang w:eastAsia="zh-CN"/>
        </w:rPr>
        <w:t xml:space="preserve"> </w:t>
      </w:r>
      <w:r w:rsidRPr="00A40BD2">
        <w:rPr>
          <w:rFonts w:hint="eastAsia"/>
          <w:highlight w:val="yellow"/>
          <w:lang w:eastAsia="zh-CN"/>
        </w:rPr>
        <w:t>是</w:t>
      </w:r>
      <w:r w:rsidRPr="00A40BD2">
        <w:rPr>
          <w:highlight w:val="yellow"/>
          <w:lang w:eastAsia="zh-CN"/>
        </w:rPr>
        <w:t>什么</w:t>
      </w:r>
      <w:r w:rsidRPr="00A40BD2">
        <w:rPr>
          <w:rFonts w:hint="eastAsia"/>
          <w:highlight w:val="yellow"/>
          <w:lang w:eastAsia="zh-CN"/>
        </w:rPr>
        <w:t>意思</w:t>
      </w:r>
      <w:r w:rsidRPr="00A40BD2">
        <w:rPr>
          <w:highlight w:val="yellow"/>
          <w:lang w:eastAsia="zh-CN"/>
        </w:rPr>
        <w:t>？</w:t>
      </w:r>
    </w:p>
    <w:p w14:paraId="6A5C08DC" w14:textId="173539E5" w:rsidR="00FD32DD" w:rsidRDefault="00FD32DD">
      <w:pPr>
        <w:pStyle w:val="af1"/>
        <w:rPr>
          <w:lang w:eastAsia="zh-CN"/>
        </w:rPr>
      </w:pPr>
      <w:r w:rsidRPr="00A40BD2">
        <w:rPr>
          <w:rFonts w:hint="eastAsia"/>
          <w:highlight w:val="yellow"/>
          <w:lang w:eastAsia="zh-CN"/>
        </w:rPr>
        <w:t>是不是</w:t>
      </w:r>
      <w:r w:rsidRPr="00A40BD2">
        <w:rPr>
          <w:highlight w:val="yellow"/>
          <w:lang w:eastAsia="zh-CN"/>
        </w:rPr>
        <w:t>就是</w:t>
      </w:r>
      <w:r w:rsidRPr="00A40BD2">
        <w:rPr>
          <w:rFonts w:hint="eastAsia"/>
          <w:highlight w:val="yellow"/>
          <w:lang w:eastAsia="zh-CN"/>
        </w:rPr>
        <w:t>完全</w:t>
      </w:r>
      <w:r w:rsidRPr="00A40BD2">
        <w:rPr>
          <w:highlight w:val="yellow"/>
          <w:lang w:eastAsia="zh-CN"/>
        </w:rPr>
        <w:t>一致？</w:t>
      </w:r>
    </w:p>
  </w:comment>
  <w:comment w:id="602" w:author="作者" w:date="2017-12-25T21:21:00Z" w:initials="">
    <w:p w14:paraId="493699C2" w14:textId="77777777" w:rsidR="00EF6C52" w:rsidRDefault="00EF6C52">
      <w:pPr>
        <w:pStyle w:val="ab"/>
      </w:pPr>
    </w:p>
    <w:p w14:paraId="4EB58D14" w14:textId="77777777" w:rsidR="00EF6C52" w:rsidRDefault="00EF6C52">
      <w:pPr>
        <w:pStyle w:val="ab"/>
      </w:pPr>
      <w:r>
        <w:rPr>
          <w:rFonts w:ascii="Arial Unicode MS" w:hAnsi="Arial Unicode MS" w:cs="Arial Unicode MS" w:hint="eastAsia"/>
        </w:rPr>
        <w:t>该部分的多数内容，都可以整理后作为</w:t>
      </w:r>
      <w:r>
        <w:rPr>
          <w:rFonts w:ascii="Arial Unicode MS" w:eastAsia="Arial Unicode MS" w:cs="Arial Unicode MS"/>
        </w:rPr>
        <w:t>”</w:t>
      </w:r>
      <w:r>
        <w:rPr>
          <w:rFonts w:ascii="Arial Unicode MS" w:hAnsi="Arial Unicode MS" w:cs="Arial Unicode MS" w:hint="eastAsia"/>
        </w:rPr>
        <w:t>方法</w:t>
      </w:r>
      <w:r>
        <w:rPr>
          <w:rFonts w:ascii="Arial Unicode MS" w:eastAsia="Arial Unicode MS" w:cs="Arial Unicode MS"/>
        </w:rPr>
        <w:t>“</w:t>
      </w:r>
      <w:r>
        <w:rPr>
          <w:rFonts w:ascii="Arial Unicode MS" w:hAnsi="Arial Unicode MS" w:cs="Arial Unicode MS" w:hint="eastAsia"/>
        </w:rPr>
        <w:t>的一部分，可以不要</w:t>
      </w:r>
      <w:r>
        <w:rPr>
          <w:rFonts w:ascii="Arial Unicode MS" w:eastAsia="Arial Unicode MS" w:cs="Arial Unicode MS"/>
        </w:rPr>
        <w:t>“</w:t>
      </w:r>
      <w:r>
        <w:rPr>
          <w:rFonts w:ascii="Arial Unicode MS" w:hAnsi="Arial Unicode MS" w:cs="Arial Unicode MS" w:hint="eastAsia"/>
        </w:rPr>
        <w:t>原型系统实现</w:t>
      </w:r>
      <w:r>
        <w:rPr>
          <w:rFonts w:ascii="Arial Unicode MS" w:eastAsia="Arial Unicode MS" w:cs="Arial Unicode MS"/>
        </w:rPr>
        <w:t>”</w:t>
      </w:r>
      <w:r>
        <w:rPr>
          <w:rFonts w:ascii="Arial Unicode MS" w:hAnsi="Arial Unicode MS" w:cs="Arial Unicode MS" w:hint="eastAsia"/>
        </w:rPr>
        <w:t>一节，这样拉低了档次。</w:t>
      </w:r>
    </w:p>
  </w:comment>
  <w:comment w:id="604" w:author="作者" w:date="2017-12-25T21:30:00Z" w:initials="">
    <w:p w14:paraId="25F21DCC" w14:textId="77777777" w:rsidR="00EF6C52" w:rsidRDefault="00EF6C52">
      <w:pPr>
        <w:pStyle w:val="ab"/>
      </w:pPr>
    </w:p>
    <w:p w14:paraId="546DD34E" w14:textId="77777777" w:rsidR="00EF6C52" w:rsidRDefault="00EF6C52">
      <w:pPr>
        <w:pStyle w:val="ab"/>
      </w:pPr>
      <w:r>
        <w:rPr>
          <w:rFonts w:ascii="Arial Unicode MS" w:hAnsi="Arial Unicode MS" w:cs="Arial Unicode MS" w:hint="eastAsia"/>
        </w:rPr>
        <w:t>直接提这个平台总感觉怪怪的，是否可以先通用一些，后面具体实验时在指明具体的实验平台。</w:t>
      </w:r>
    </w:p>
  </w:comment>
  <w:comment w:id="605" w:author="作者" w:date="2017-12-25T21:16:00Z" w:initials="">
    <w:p w14:paraId="14503A05" w14:textId="77777777" w:rsidR="00EF6C52" w:rsidRDefault="00EF6C52">
      <w:pPr>
        <w:pStyle w:val="ab"/>
      </w:pPr>
    </w:p>
    <w:p w14:paraId="64CE8DC2" w14:textId="77777777" w:rsidR="00EF6C52" w:rsidRDefault="00EF6C52">
      <w:pPr>
        <w:pStyle w:val="ab"/>
      </w:pPr>
      <w:r>
        <w:rPr>
          <w:rFonts w:ascii="Arial Unicode MS" w:hAnsi="Arial Unicode MS" w:cs="Arial Unicode MS" w:hint="eastAsia"/>
        </w:rPr>
        <w:t>第二部分的</w:t>
      </w:r>
      <w:r>
        <w:rPr>
          <w:rFonts w:eastAsia="Arial Unicode MS" w:hAnsi="Arial Unicode MS" w:cs="Arial Unicode MS"/>
        </w:rPr>
        <w:t>PerCFI</w:t>
      </w:r>
      <w:r>
        <w:rPr>
          <w:rFonts w:ascii="Arial Unicode MS" w:hAnsi="Arial Unicode MS" w:cs="Arial Unicode MS" w:hint="eastAsia"/>
        </w:rPr>
        <w:t>中没有看到</w:t>
      </w:r>
      <w:r>
        <w:rPr>
          <w:rFonts w:eastAsia="Arial Unicode MS" w:hAnsi="Arial Unicode MS" w:cs="Arial Unicode MS"/>
        </w:rPr>
        <w:t>PMI</w:t>
      </w:r>
      <w:r>
        <w:rPr>
          <w:rFonts w:ascii="Arial Unicode MS" w:hAnsi="Arial Unicode MS" w:cs="Arial Unicode MS" w:hint="eastAsia"/>
        </w:rPr>
        <w:t>和</w:t>
      </w:r>
      <w:r>
        <w:rPr>
          <w:rFonts w:eastAsia="Arial Unicode MS" w:hAnsi="Arial Unicode MS" w:cs="Arial Unicode MS"/>
        </w:rPr>
        <w:t>LBR</w:t>
      </w:r>
      <w:r>
        <w:rPr>
          <w:rFonts w:ascii="Arial Unicode MS" w:hAnsi="Arial Unicode MS" w:cs="Arial Unicode MS" w:hint="eastAsia"/>
        </w:rPr>
        <w:t>，应该交代清楚。</w:t>
      </w:r>
    </w:p>
  </w:comment>
  <w:comment w:id="609" w:author="wang" w:date="2017-12-27T09:59:00Z" w:initials="w">
    <w:p w14:paraId="2106C52F" w14:textId="742197E1" w:rsidR="00F316FA" w:rsidRPr="00F316FA" w:rsidRDefault="00F316FA">
      <w:pPr>
        <w:pStyle w:val="af1"/>
        <w:rPr>
          <w:highlight w:val="yellow"/>
          <w:lang w:eastAsia="zh-CN"/>
        </w:rPr>
      </w:pPr>
      <w:r>
        <w:rPr>
          <w:rStyle w:val="af2"/>
        </w:rPr>
        <w:annotationRef/>
      </w:r>
      <w:r w:rsidRPr="00F316FA">
        <w:rPr>
          <w:rFonts w:hint="eastAsia"/>
          <w:highlight w:val="yellow"/>
          <w:lang w:eastAsia="zh-CN"/>
        </w:rPr>
        <w:t>这个</w:t>
      </w:r>
      <w:r w:rsidRPr="00F316FA">
        <w:rPr>
          <w:highlight w:val="yellow"/>
          <w:lang w:eastAsia="zh-CN"/>
        </w:rPr>
        <w:t>图前面已经有了，这里是不是就</w:t>
      </w:r>
      <w:r w:rsidRPr="00F316FA">
        <w:rPr>
          <w:rFonts w:hint="eastAsia"/>
          <w:highlight w:val="yellow"/>
          <w:lang w:eastAsia="zh-CN"/>
        </w:rPr>
        <w:t>不用要</w:t>
      </w:r>
      <w:r w:rsidRPr="00F316FA">
        <w:rPr>
          <w:highlight w:val="yellow"/>
          <w:lang w:eastAsia="zh-CN"/>
        </w:rPr>
        <w:t>了。</w:t>
      </w:r>
    </w:p>
    <w:p w14:paraId="47CC793D" w14:textId="51FFA156" w:rsidR="00F316FA" w:rsidRPr="00F316FA" w:rsidRDefault="00F316FA">
      <w:pPr>
        <w:pStyle w:val="af1"/>
        <w:rPr>
          <w:lang w:eastAsia="zh-CN"/>
        </w:rPr>
      </w:pPr>
      <w:r w:rsidRPr="00F316FA">
        <w:rPr>
          <w:rFonts w:hint="eastAsia"/>
          <w:highlight w:val="yellow"/>
          <w:lang w:eastAsia="zh-CN"/>
        </w:rPr>
        <w:t>直接</w:t>
      </w:r>
      <w:r w:rsidRPr="00F316FA">
        <w:rPr>
          <w:highlight w:val="yellow"/>
          <w:lang w:eastAsia="zh-CN"/>
        </w:rPr>
        <w:t>说如图</w:t>
      </w:r>
      <w:r w:rsidRPr="00F316FA">
        <w:rPr>
          <w:rFonts w:hint="eastAsia"/>
          <w:highlight w:val="yellow"/>
          <w:lang w:eastAsia="zh-CN"/>
        </w:rPr>
        <w:t>1</w:t>
      </w:r>
      <w:r w:rsidRPr="00F316FA">
        <w:rPr>
          <w:rFonts w:hint="eastAsia"/>
          <w:highlight w:val="yellow"/>
          <w:lang w:eastAsia="zh-CN"/>
        </w:rPr>
        <w:t>所示</w:t>
      </w:r>
      <w:r w:rsidRPr="00F316FA">
        <w:rPr>
          <w:highlight w:val="yellow"/>
          <w:lang w:eastAsia="zh-CN"/>
        </w:rPr>
        <w:t>就行。</w:t>
      </w:r>
    </w:p>
  </w:comment>
  <w:comment w:id="614" w:author="作者" w:date="2017-12-25T21:19:00Z" w:initials="">
    <w:p w14:paraId="6321314D" w14:textId="77777777" w:rsidR="00EF6C52" w:rsidRDefault="00EF6C52">
      <w:pPr>
        <w:pStyle w:val="ab"/>
      </w:pPr>
    </w:p>
    <w:p w14:paraId="0B6D5169" w14:textId="77777777" w:rsidR="00EF6C52" w:rsidRDefault="00EF6C52">
      <w:pPr>
        <w:pStyle w:val="ab"/>
      </w:pPr>
      <w:r>
        <w:rPr>
          <w:rFonts w:ascii="Arial Unicode MS" w:hAnsi="Arial Unicode MS" w:cs="Arial Unicode MS" w:hint="eastAsia"/>
        </w:rPr>
        <w:t>该部分实际上都可以是你</w:t>
      </w:r>
      <w:r>
        <w:rPr>
          <w:rFonts w:ascii="Arial Unicode MS" w:eastAsia="Arial Unicode MS" w:cs="Arial Unicode MS"/>
        </w:rPr>
        <w:t>”</w:t>
      </w:r>
      <w:r>
        <w:rPr>
          <w:rFonts w:ascii="Arial Unicode MS" w:hAnsi="Arial Unicode MS" w:cs="Arial Unicode MS" w:hint="eastAsia"/>
        </w:rPr>
        <w:t>方法</w:t>
      </w:r>
      <w:r>
        <w:rPr>
          <w:rFonts w:ascii="Arial Unicode MS" w:eastAsia="Arial Unicode MS" w:cs="Arial Unicode MS"/>
        </w:rPr>
        <w:t>“</w:t>
      </w:r>
      <w:r>
        <w:rPr>
          <w:rFonts w:ascii="Arial Unicode MS" w:hAnsi="Arial Unicode MS" w:cs="Arial Unicode MS" w:hint="eastAsia"/>
        </w:rPr>
        <w:t>的一部分，原型系统和实现出现在后面就好。</w:t>
      </w:r>
      <w:r>
        <w:rPr>
          <w:rFonts w:ascii="Arial Unicode MS" w:hAnsi="Arial Unicode MS" w:cs="Arial Unicode MS" w:hint="eastAsia"/>
        </w:rPr>
        <w:t xml:space="preserve"> </w:t>
      </w:r>
    </w:p>
  </w:comment>
  <w:comment w:id="615" w:author="作者" w:date="2017-12-25T21:25:00Z" w:initials="">
    <w:p w14:paraId="7BD8D4F9" w14:textId="77777777" w:rsidR="00EF6C52" w:rsidRDefault="00EF6C52">
      <w:pPr>
        <w:pStyle w:val="ab"/>
      </w:pPr>
    </w:p>
    <w:p w14:paraId="486F5EA0" w14:textId="77777777" w:rsidR="00EF6C52" w:rsidRDefault="00EF6C52">
      <w:pPr>
        <w:pStyle w:val="ab"/>
      </w:pPr>
      <w:r>
        <w:rPr>
          <w:rFonts w:ascii="Arial Unicode MS" w:hAnsi="Arial Unicode MS" w:cs="Arial Unicode MS" w:hint="eastAsia"/>
        </w:rPr>
        <w:t>下表中没有这个掩码</w:t>
      </w:r>
    </w:p>
  </w:comment>
  <w:comment w:id="616" w:author="作者" w:date="2017-12-25T21:26:00Z" w:initials="">
    <w:p w14:paraId="738DF7DD" w14:textId="77777777" w:rsidR="00EF6C52" w:rsidRDefault="00EF6C52">
      <w:pPr>
        <w:pStyle w:val="ab"/>
      </w:pPr>
    </w:p>
    <w:p w14:paraId="286ACE06" w14:textId="77777777" w:rsidR="00EF6C52" w:rsidRDefault="00EF6C52">
      <w:pPr>
        <w:pStyle w:val="ab"/>
      </w:pPr>
      <w:r>
        <w:rPr>
          <w:rFonts w:ascii="Arial Unicode MS" w:hAnsi="Arial Unicode MS" w:cs="Arial Unicode MS" w:hint="eastAsia"/>
        </w:rPr>
        <w:t>这些表中的时间如果其他都没有用，倒不一定给出</w:t>
      </w:r>
    </w:p>
  </w:comment>
  <w:comment w:id="617" w:author="作者" w:date="2017-12-25T21:27:00Z" w:initials="">
    <w:p w14:paraId="246E9605" w14:textId="77777777" w:rsidR="00EF6C52" w:rsidRDefault="00EF6C52">
      <w:pPr>
        <w:pStyle w:val="ab"/>
      </w:pPr>
    </w:p>
    <w:p w14:paraId="417E0F7D" w14:textId="77777777" w:rsidR="00EF6C52" w:rsidRDefault="00EF6C52">
      <w:pPr>
        <w:pStyle w:val="ab"/>
      </w:pPr>
      <w:r>
        <w:rPr>
          <w:rFonts w:ascii="Arial Unicode MS" w:hAnsi="Arial Unicode MS" w:cs="Arial Unicode MS" w:hint="eastAsia"/>
        </w:rPr>
        <w:t>上图中的标记，可能一般人比较晕，分不清（</w:t>
      </w:r>
      <w:r>
        <w:rPr>
          <w:rFonts w:eastAsia="Arial Unicode MS" w:hAnsi="Arial Unicode MS" w:cs="Arial Unicode MS"/>
        </w:rPr>
        <w:t>Exectued</w:t>
      </w:r>
      <w:r>
        <w:rPr>
          <w:rFonts w:ascii="Arial Unicode MS" w:hAnsi="Arial Unicode MS" w:cs="Arial Unicode MS" w:hint="eastAsia"/>
        </w:rPr>
        <w:t>和</w:t>
      </w:r>
      <w:r>
        <w:rPr>
          <w:rFonts w:eastAsia="Arial Unicode MS" w:hAnsi="Arial Unicode MS" w:cs="Arial Unicode MS"/>
        </w:rPr>
        <w:t>Retire</w:t>
      </w:r>
      <w:r>
        <w:rPr>
          <w:rFonts w:ascii="Arial Unicode MS" w:hAnsi="Arial Unicode MS" w:cs="Arial Unicode MS" w:hint="eastAsia"/>
        </w:rPr>
        <w:t>）的区别，需要交代清楚。</w:t>
      </w:r>
    </w:p>
    <w:p w14:paraId="1C2507CD" w14:textId="77777777" w:rsidR="00EF6C52" w:rsidRDefault="00EF6C52">
      <w:pPr>
        <w:pStyle w:val="ab"/>
      </w:pPr>
    </w:p>
    <w:p w14:paraId="53A911B2" w14:textId="77777777" w:rsidR="00EF6C52" w:rsidRDefault="00EF6C52">
      <w:pPr>
        <w:pStyle w:val="ab"/>
      </w:pPr>
      <w:r>
        <w:rPr>
          <w:rFonts w:ascii="Arial Unicode MS" w:hAnsi="Arial Unicode MS" w:cs="Arial Unicode MS" w:hint="eastAsia"/>
        </w:rPr>
        <w:t>由于上图</w:t>
      </w:r>
      <w:r>
        <w:rPr>
          <w:rFonts w:ascii="Arial Unicode MS" w:eastAsia="Arial Unicode MS" w:cs="Arial Unicode MS"/>
        </w:rPr>
        <w:t>”</w:t>
      </w:r>
      <w:r>
        <w:rPr>
          <w:rFonts w:ascii="Arial Unicode MS" w:hAnsi="Arial Unicode MS" w:cs="Arial Unicode MS" w:hint="eastAsia"/>
        </w:rPr>
        <w:t>红色</w:t>
      </w:r>
      <w:r>
        <w:rPr>
          <w:rFonts w:ascii="Arial Unicode MS" w:eastAsia="Arial Unicode MS" w:cs="Arial Unicode MS"/>
        </w:rPr>
        <w:t>“</w:t>
      </w:r>
      <w:r>
        <w:rPr>
          <w:rFonts w:ascii="Arial Unicode MS" w:hAnsi="Arial Unicode MS" w:cs="Arial Unicode MS" w:hint="eastAsia"/>
        </w:rPr>
        <w:t>和</w:t>
      </w:r>
      <w:r>
        <w:rPr>
          <w:rFonts w:ascii="Arial Unicode MS" w:eastAsia="Arial Unicode MS" w:cs="Arial Unicode MS"/>
        </w:rPr>
        <w:t>”</w:t>
      </w:r>
      <w:r>
        <w:rPr>
          <w:rFonts w:ascii="Arial Unicode MS" w:hAnsi="Arial Unicode MS" w:cs="Arial Unicode MS" w:hint="eastAsia"/>
        </w:rPr>
        <w:t>灰白</w:t>
      </w:r>
      <w:r>
        <w:rPr>
          <w:rFonts w:ascii="Arial Unicode MS" w:eastAsia="Arial Unicode MS" w:cs="Arial Unicode MS"/>
        </w:rPr>
        <w:t>“</w:t>
      </w:r>
      <w:r>
        <w:rPr>
          <w:rFonts w:ascii="Arial Unicode MS" w:hAnsi="Arial Unicode MS" w:cs="Arial Unicode MS" w:hint="eastAsia"/>
        </w:rPr>
        <w:t>的柱子都比较低，看出不来谁多、谁少，看看如何能够更加显示的说明</w:t>
      </w:r>
    </w:p>
  </w:comment>
  <w:comment w:id="621" w:author="作者" w:date="2017-12-25T21:39:00Z" w:initials="">
    <w:p w14:paraId="1818CBC8" w14:textId="77777777" w:rsidR="00EF6C52" w:rsidRDefault="00EF6C52">
      <w:pPr>
        <w:pStyle w:val="ab"/>
      </w:pPr>
    </w:p>
    <w:p w14:paraId="0A4E83A3" w14:textId="77777777" w:rsidR="00EF6C52" w:rsidRDefault="00EF6C52">
      <w:pPr>
        <w:pStyle w:val="ab"/>
      </w:pPr>
      <w:r>
        <w:rPr>
          <w:rFonts w:ascii="Arial Unicode MS" w:hAnsi="Arial Unicode MS" w:cs="Arial Unicode MS" w:hint="eastAsia"/>
        </w:rPr>
        <w:t>与</w:t>
      </w:r>
      <w:r>
        <w:rPr>
          <w:rFonts w:eastAsia="Arial Unicode MS" w:hAnsi="Arial Unicode MS" w:cs="Arial Unicode MS"/>
        </w:rPr>
        <w:t>CFIGuard</w:t>
      </w:r>
      <w:r>
        <w:rPr>
          <w:rFonts w:ascii="Arial Unicode MS" w:hAnsi="Arial Unicode MS" w:cs="Arial Unicode MS" w:hint="eastAsia"/>
        </w:rPr>
        <w:t>相比有什么优势？</w:t>
      </w:r>
    </w:p>
  </w:comment>
  <w:comment w:id="622" w:author="作者" w:date="2017-12-25T21:43:00Z" w:initials="">
    <w:p w14:paraId="011CBEBD" w14:textId="77777777" w:rsidR="00EF6C52" w:rsidRDefault="00EF6C52">
      <w:pPr>
        <w:pStyle w:val="ab"/>
      </w:pPr>
    </w:p>
    <w:p w14:paraId="46CE06D1" w14:textId="77777777" w:rsidR="00EF6C52" w:rsidRDefault="00EF6C52">
      <w:pPr>
        <w:pStyle w:val="ab"/>
      </w:pPr>
      <w:r>
        <w:rPr>
          <w:rFonts w:ascii="Arial Unicode MS" w:hAnsi="Arial Unicode MS" w:cs="Arial Unicode MS" w:hint="eastAsia"/>
        </w:rPr>
        <w:t>最好有对比，比如别人检测不出来</w:t>
      </w:r>
    </w:p>
  </w:comment>
  <w:comment w:id="623" w:author="作者" w:date="2017-12-25T21:40:00Z" w:initials="">
    <w:p w14:paraId="68E85591" w14:textId="77777777" w:rsidR="00EF6C52" w:rsidRDefault="00EF6C52">
      <w:pPr>
        <w:pStyle w:val="ab"/>
      </w:pPr>
    </w:p>
    <w:p w14:paraId="34279895" w14:textId="77777777" w:rsidR="00EF6C52" w:rsidRDefault="00EF6C52">
      <w:pPr>
        <w:pStyle w:val="ab"/>
      </w:pPr>
      <w:r>
        <w:rPr>
          <w:rFonts w:eastAsia="Arial Unicode MS" w:hAnsi="Arial Unicode MS" w:cs="Arial Unicode MS"/>
        </w:rPr>
        <w:t>Kbouncer</w:t>
      </w:r>
      <w:r>
        <w:rPr>
          <w:rFonts w:ascii="Arial Unicode MS" w:hAnsi="Arial Unicode MS" w:cs="Arial Unicode MS" w:hint="eastAsia"/>
        </w:rPr>
        <w:t>和</w:t>
      </w:r>
      <w:r>
        <w:rPr>
          <w:rFonts w:eastAsia="Arial Unicode MS" w:hAnsi="Arial Unicode MS" w:cs="Arial Unicode MS"/>
        </w:rPr>
        <w:t>ROPecker</w:t>
      </w:r>
      <w:r>
        <w:rPr>
          <w:rFonts w:ascii="Arial Unicode MS" w:hAnsi="Arial Unicode MS" w:cs="Arial Unicode MS" w:hint="eastAsia"/>
        </w:rPr>
        <w:t>能检查出来吗？</w:t>
      </w:r>
    </w:p>
  </w:comment>
  <w:comment w:id="624" w:author="作者" w:date="2017-12-25T21:45:00Z" w:initials="">
    <w:p w14:paraId="6E155E19" w14:textId="77777777" w:rsidR="00EF6C52" w:rsidRDefault="00EF6C52">
      <w:pPr>
        <w:pStyle w:val="ab"/>
      </w:pPr>
    </w:p>
    <w:p w14:paraId="44C7DA58" w14:textId="77777777" w:rsidR="00EF6C52" w:rsidRDefault="00EF6C52">
      <w:pPr>
        <w:pStyle w:val="ab"/>
      </w:pPr>
      <w:r>
        <w:rPr>
          <w:rFonts w:ascii="Arial Unicode MS" w:hAnsi="Arial Unicode MS" w:cs="Arial Unicode MS" w:hint="eastAsia"/>
        </w:rPr>
        <w:t>如果有这个有点，可以加入到只要中，前后呼应</w:t>
      </w:r>
    </w:p>
  </w:comment>
  <w:comment w:id="625" w:author="作者" w:date="2017-12-25T21:46:00Z" w:initials="">
    <w:p w14:paraId="42104626" w14:textId="77777777" w:rsidR="00EF6C52" w:rsidRDefault="00EF6C52">
      <w:pPr>
        <w:pStyle w:val="ab"/>
      </w:pPr>
    </w:p>
    <w:p w14:paraId="055FF407" w14:textId="77777777" w:rsidR="00EF6C52" w:rsidRDefault="00EF6C52">
      <w:pPr>
        <w:pStyle w:val="ab"/>
      </w:pPr>
      <w:r>
        <w:rPr>
          <w:rFonts w:ascii="Arial Unicode MS" w:hAnsi="Arial Unicode MS" w:cs="Arial Unicode MS" w:hint="eastAsia"/>
        </w:rPr>
        <w:t>参考文献格式比较乱，需要统一</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1E7137" w15:done="0"/>
  <w15:commentEx w15:paraId="440A9DD5" w15:done="0"/>
  <w15:commentEx w15:paraId="29C7460C" w15:done="0"/>
  <w15:commentEx w15:paraId="6ED416B1" w15:done="0"/>
  <w15:commentEx w15:paraId="0CA6C11C" w15:done="0"/>
  <w15:commentEx w15:paraId="163CF280" w15:done="0"/>
  <w15:commentEx w15:paraId="1607C9A4" w15:done="0"/>
  <w15:commentEx w15:paraId="744AFFDF" w15:done="0"/>
  <w15:commentEx w15:paraId="706C6B54" w15:done="0"/>
  <w15:commentEx w15:paraId="7712047D" w15:done="0"/>
  <w15:commentEx w15:paraId="3F906EEB" w15:done="0"/>
  <w15:commentEx w15:paraId="0D7DB542" w15:done="0"/>
  <w15:commentEx w15:paraId="3F965FA5" w15:done="0"/>
  <w15:commentEx w15:paraId="32B9B8B9" w15:done="0"/>
  <w15:commentEx w15:paraId="37D456B2" w15:done="0"/>
  <w15:commentEx w15:paraId="18000CC6" w15:done="0"/>
  <w15:commentEx w15:paraId="1946AD88" w15:done="0"/>
  <w15:commentEx w15:paraId="7BB1C29E" w15:done="0"/>
  <w15:commentEx w15:paraId="03A7DCD6" w15:done="0"/>
  <w15:commentEx w15:paraId="0D3F2081" w15:done="0"/>
  <w15:commentEx w15:paraId="1AE00377" w15:done="0"/>
  <w15:commentEx w15:paraId="39C48F2E" w15:done="0"/>
  <w15:commentEx w15:paraId="2B468F50" w15:done="0"/>
  <w15:commentEx w15:paraId="09B3FC89" w15:done="0"/>
  <w15:commentEx w15:paraId="696700A0" w15:done="0"/>
  <w15:commentEx w15:paraId="4D48202E" w15:done="0"/>
  <w15:commentEx w15:paraId="3D2DAC1C" w15:done="0"/>
  <w15:commentEx w15:paraId="09B9D0FA" w15:done="0"/>
  <w15:commentEx w15:paraId="76C38CB2" w15:done="0"/>
  <w15:commentEx w15:paraId="706382E2" w15:done="0"/>
  <w15:commentEx w15:paraId="1F5CE60E" w15:done="0"/>
  <w15:commentEx w15:paraId="1C5976BF" w15:done="0"/>
  <w15:commentEx w15:paraId="75858A12" w15:done="0"/>
  <w15:commentEx w15:paraId="540D166F" w15:done="0"/>
  <w15:commentEx w15:paraId="4CAAD641" w15:done="0"/>
  <w15:commentEx w15:paraId="48A95724" w15:done="0"/>
  <w15:commentEx w15:paraId="62F6C432" w15:done="0"/>
  <w15:commentEx w15:paraId="20C1E338" w15:done="0"/>
  <w15:commentEx w15:paraId="6A5C08DC" w15:done="0"/>
  <w15:commentEx w15:paraId="4EB58D14" w15:done="0"/>
  <w15:commentEx w15:paraId="546DD34E" w15:done="0"/>
  <w15:commentEx w15:paraId="64CE8DC2" w15:done="0"/>
  <w15:commentEx w15:paraId="47CC793D" w15:done="0"/>
  <w15:commentEx w15:paraId="0B6D5169" w15:done="0"/>
  <w15:commentEx w15:paraId="486F5EA0" w15:done="0"/>
  <w15:commentEx w15:paraId="286ACE06" w15:done="0"/>
  <w15:commentEx w15:paraId="53A911B2" w15:done="0"/>
  <w15:commentEx w15:paraId="0A4E83A3" w15:done="0"/>
  <w15:commentEx w15:paraId="46CE06D1" w15:done="0"/>
  <w15:commentEx w15:paraId="34279895" w15:done="0"/>
  <w15:commentEx w15:paraId="44C7DA58" w15:done="0"/>
  <w15:commentEx w15:paraId="055FF40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7BCF0F" w14:textId="77777777" w:rsidR="00370295" w:rsidRDefault="00370295">
      <w:r>
        <w:separator/>
      </w:r>
    </w:p>
  </w:endnote>
  <w:endnote w:type="continuationSeparator" w:id="0">
    <w:p w14:paraId="5E654B5E" w14:textId="77777777" w:rsidR="00370295" w:rsidRDefault="00370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Monotype Sorts">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FangSong_GB2312">
    <w:panose1 w:val="02010609060101010101"/>
    <w:charset w:val="00"/>
    <w:family w:val="roman"/>
    <w:pitch w:val="default"/>
  </w:font>
  <w:font w:name="PMingLiU">
    <w:altName w:val="新細明體"/>
    <w:panose1 w:val="02020500000000000000"/>
    <w:charset w:val="88"/>
    <w:family w:val="roman"/>
    <w:pitch w:val="variable"/>
    <w:sig w:usb0="A00002FF" w:usb1="28CFFCFA" w:usb2="00000016" w:usb3="00000000" w:csb0="00100001" w:csb1="00000000"/>
  </w:font>
  <w:font w:name="KaiTi">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80FBA" w14:textId="77777777" w:rsidR="00EF6C52" w:rsidRDefault="00EF6C5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4A7C" w14:textId="77777777" w:rsidR="00EF6C52" w:rsidRDefault="00EF6C52">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58111" w14:textId="77777777" w:rsidR="00EF6C52" w:rsidRDefault="00EF6C5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475007" w14:textId="77777777" w:rsidR="00370295" w:rsidRDefault="00370295">
      <w:r>
        <w:separator/>
      </w:r>
    </w:p>
  </w:footnote>
  <w:footnote w:type="continuationSeparator" w:id="0">
    <w:p w14:paraId="3C1D98FE" w14:textId="77777777" w:rsidR="00370295" w:rsidRDefault="00370295">
      <w:r>
        <w:continuationSeparator/>
      </w:r>
    </w:p>
  </w:footnote>
  <w:footnote w:type="continuationNotice" w:id="1">
    <w:p w14:paraId="7FCC03B0" w14:textId="77777777" w:rsidR="00370295" w:rsidRDefault="00370295"/>
  </w:footnote>
  <w:footnote w:id="2">
    <w:p w14:paraId="1D4231CA" w14:textId="77777777" w:rsidR="00EF6C52" w:rsidRDefault="00EF6C52">
      <w:pPr>
        <w:pStyle w:val="10"/>
        <w:tabs>
          <w:tab w:val="clear" w:pos="465"/>
          <w:tab w:val="left" w:pos="372"/>
        </w:tabs>
        <w:ind w:firstLine="232"/>
      </w:pPr>
      <w:r>
        <w:rPr>
          <w:rFonts w:ascii="Symbol" w:eastAsia="Symbol" w:hAnsi="Symbol" w:cs="Symbol"/>
          <w:position w:val="40"/>
          <w:sz w:val="21"/>
          <w:szCs w:val="21"/>
        </w:rPr>
        <w:t>∗</w:t>
      </w:r>
      <w:r>
        <w:rPr>
          <w:rFonts w:ascii="宋体" w:eastAsia="宋体" w:hAnsi="宋体" w:cs="宋体"/>
          <w:lang w:val="zh-TW" w:eastAsia="zh-TW"/>
        </w:rPr>
        <w:tab/>
        <w:t>基金项目</w:t>
      </w:r>
      <w:r>
        <w:t>: xxxx</w:t>
      </w:r>
    </w:p>
    <w:p w14:paraId="0F7CE5A2" w14:textId="77777777" w:rsidR="00EF6C52" w:rsidRDefault="00EF6C52">
      <w:pPr>
        <w:pStyle w:val="10"/>
        <w:tabs>
          <w:tab w:val="clear" w:pos="465"/>
          <w:tab w:val="left" w:pos="372"/>
        </w:tabs>
        <w:ind w:firstLine="363"/>
      </w:pPr>
      <w:r>
        <w:t>Foundation item:xxxx</w:t>
      </w:r>
    </w:p>
    <w:p w14:paraId="458223C2" w14:textId="77777777" w:rsidR="00EF6C52" w:rsidRDefault="00EF6C52">
      <w:pPr>
        <w:pStyle w:val="10"/>
        <w:tabs>
          <w:tab w:val="clear" w:pos="465"/>
          <w:tab w:val="left" w:pos="372"/>
        </w:tabs>
        <w:ind w:firstLine="363"/>
      </w:pPr>
      <w:r>
        <w:rPr>
          <w:rFonts w:eastAsia="宋体" w:hint="eastAsia"/>
          <w:lang w:val="zh-TW" w:eastAsia="zh-TW"/>
        </w:rPr>
        <w:t>收稿时间</w:t>
      </w:r>
      <w:r>
        <w:t>:</w:t>
      </w:r>
      <w:r>
        <w:rPr>
          <w:sz w:val="10"/>
          <w:szCs w:val="10"/>
        </w:rPr>
        <w:t xml:space="preserve"> </w:t>
      </w:r>
      <w:r>
        <w:t xml:space="preserve">0000-00-00; </w:t>
      </w:r>
      <w:r>
        <w:rPr>
          <w:rFonts w:eastAsia="宋体" w:hint="eastAsia"/>
          <w:lang w:val="zh-TW" w:eastAsia="zh-TW"/>
        </w:rPr>
        <w:t>修改时间</w:t>
      </w:r>
      <w:r>
        <w:t xml:space="preserve">: 0000-00-00; </w:t>
      </w:r>
      <w:r>
        <w:rPr>
          <w:rFonts w:eastAsia="宋体" w:hint="eastAsia"/>
          <w:lang w:val="zh-TW" w:eastAsia="zh-TW"/>
        </w:rPr>
        <w:t>采用时间</w:t>
      </w:r>
      <w:r>
        <w:t>: 0000-00-00; jos</w:t>
      </w:r>
      <w:r>
        <w:rPr>
          <w:rFonts w:eastAsia="宋体" w:hint="eastAsia"/>
          <w:lang w:val="zh-TW" w:eastAsia="zh-TW"/>
        </w:rPr>
        <w:t>在线出版时间</w:t>
      </w:r>
      <w:r>
        <w:t>: 0000-00-00</w:t>
      </w:r>
    </w:p>
    <w:p w14:paraId="2CA2B440" w14:textId="77777777" w:rsidR="00EF6C52" w:rsidRDefault="00EF6C52">
      <w:pPr>
        <w:pStyle w:val="10"/>
        <w:tabs>
          <w:tab w:val="clear" w:pos="465"/>
          <w:tab w:val="left" w:pos="372"/>
        </w:tabs>
        <w:ind w:firstLine="363"/>
      </w:pPr>
      <w:r>
        <w:t>CNKI</w:t>
      </w:r>
      <w:r>
        <w:rPr>
          <w:rFonts w:eastAsia="宋体" w:hint="eastAsia"/>
          <w:lang w:val="zh-TW" w:eastAsia="zh-TW"/>
        </w:rPr>
        <w:t>在线出版时间</w:t>
      </w:r>
      <w:r>
        <w:t>: 0000-00-00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14F7B" w14:textId="77777777" w:rsidR="00EF6C52" w:rsidRDefault="00EF6C52">
    <w:pPr>
      <w:pStyle w:val="A6"/>
      <w:tabs>
        <w:tab w:val="left" w:pos="170"/>
      </w:tabs>
      <w:spacing w:before="72"/>
      <w:ind w:left="170"/>
    </w:pPr>
    <w:r>
      <w:fldChar w:fldCharType="begin"/>
    </w:r>
    <w:r>
      <w:instrText xml:space="preserve"> PAGE </w:instrText>
    </w:r>
    <w:r>
      <w:fldChar w:fldCharType="separate"/>
    </w:r>
    <w:r w:rsidR="00390F53">
      <w:rPr>
        <w:noProof/>
      </w:rPr>
      <w:t>6</w:t>
    </w:r>
    <w:r>
      <w:fldChar w:fldCharType="end"/>
    </w:r>
  </w:p>
  <w:p w14:paraId="39832A21" w14:textId="77777777" w:rsidR="00EF6C52" w:rsidRDefault="00EF6C52">
    <w:pPr>
      <w:pStyle w:val="A6"/>
      <w:tabs>
        <w:tab w:val="left" w:pos="170"/>
      </w:tabs>
      <w:jc w:val="right"/>
    </w:pPr>
    <w:r>
      <w:rPr>
        <w:i/>
        <w:iCs/>
      </w:rPr>
      <w:t>Journal of Software</w:t>
    </w:r>
    <w:r>
      <w:t xml:space="preserve"> </w:t>
    </w:r>
    <w:r>
      <w:rPr>
        <w:rFonts w:eastAsia="KaiTi" w:hint="eastAsia"/>
        <w:lang w:val="zh-TW" w:eastAsia="zh-TW"/>
      </w:rPr>
      <w:t>软件学报</w:t>
    </w:r>
    <w:r>
      <w:t xml:space="preserve">  </w:t>
    </w:r>
  </w:p>
  <w:p w14:paraId="77F404FC" w14:textId="77777777" w:rsidR="00EF6C52" w:rsidRDefault="00EF6C52">
    <w:pPr>
      <w:pStyle w:val="a5"/>
      <w:spacing w:after="220"/>
      <w:jc w:val="left"/>
      <w:rPr>
        <w:rFonts w:hint="defaul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01D3A" w14:textId="77777777" w:rsidR="00EF6C52" w:rsidRDefault="00EF6C52">
    <w:pPr>
      <w:pStyle w:val="a5"/>
      <w:tabs>
        <w:tab w:val="right" w:pos="7632"/>
      </w:tabs>
      <w:jc w:val="left"/>
      <w:rPr>
        <w:rFonts w:hint="default"/>
      </w:rPr>
    </w:pPr>
    <w:r>
      <w:rPr>
        <w:rFonts w:eastAsia="KaiTi"/>
        <w:lang w:val="zh-TW" w:eastAsia="zh-TW"/>
      </w:rPr>
      <w:t>李威威</w:t>
    </w:r>
    <w:r>
      <w:rPr>
        <w:rFonts w:eastAsia="KaiTi"/>
        <w:lang w:val="zh-TW" w:eastAsia="zh-TW"/>
      </w:rPr>
      <w:t xml:space="preserve"> </w:t>
    </w:r>
    <w:r>
      <w:rPr>
        <w:rFonts w:eastAsia="KaiTi"/>
        <w:lang w:val="zh-TW" w:eastAsia="zh-TW"/>
      </w:rPr>
      <w:t>等</w:t>
    </w:r>
    <w:r>
      <w:rPr>
        <w:rFonts w:ascii="Times New Roman"/>
      </w:rPr>
      <w:t>:</w:t>
    </w:r>
    <w:r>
      <w:rPr>
        <w:rFonts w:eastAsia="KaiTi"/>
        <w:lang w:val="zh-TW" w:eastAsia="zh-TW"/>
      </w:rPr>
      <w:t>硬件辅助</w:t>
    </w:r>
    <w:r>
      <w:rPr>
        <w:rFonts w:ascii="Times New Roman"/>
      </w:rPr>
      <w:t>CFI</w:t>
    </w:r>
  </w:p>
  <w:p w14:paraId="294E28D1" w14:textId="77777777" w:rsidR="00EF6C52" w:rsidRDefault="00EF6C52">
    <w:pPr>
      <w:pStyle w:val="A6"/>
      <w:tabs>
        <w:tab w:val="left" w:pos="170"/>
      </w:tabs>
      <w:spacing w:before="24"/>
      <w:ind w:right="170"/>
      <w:jc w:val="right"/>
    </w:pPr>
    <w:r>
      <w:fldChar w:fldCharType="begin"/>
    </w:r>
    <w:r>
      <w:instrText xml:space="preserve"> PAGE </w:instrText>
    </w:r>
    <w:r>
      <w:fldChar w:fldCharType="separate"/>
    </w:r>
    <w:r w:rsidR="00390F53">
      <w:rPr>
        <w:noProof/>
      </w:rPr>
      <w:t>7</w:t>
    </w:r>
    <w:r>
      <w:fldChar w:fldCharType="end"/>
    </w:r>
  </w:p>
  <w:p w14:paraId="36809F3C" w14:textId="77777777" w:rsidR="00EF6C52" w:rsidRDefault="00EF6C52">
    <w:pPr>
      <w:pStyle w:val="a5"/>
      <w:tabs>
        <w:tab w:val="right" w:pos="7632"/>
      </w:tabs>
      <w:spacing w:after="220"/>
      <w:jc w:val="both"/>
      <w:rPr>
        <w:rFonts w:hint="default"/>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E7C44" w14:textId="77777777" w:rsidR="00EF6C52" w:rsidRDefault="00EF6C52">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224C"/>
    <w:multiLevelType w:val="multilevel"/>
    <w:tmpl w:val="C986907E"/>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 w15:restartNumberingAfterBreak="0">
    <w:nsid w:val="01247935"/>
    <w:multiLevelType w:val="multilevel"/>
    <w:tmpl w:val="6F14C91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 w15:restartNumberingAfterBreak="0">
    <w:nsid w:val="01E132E6"/>
    <w:multiLevelType w:val="multilevel"/>
    <w:tmpl w:val="9E12AFC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15:restartNumberingAfterBreak="0">
    <w:nsid w:val="0285665C"/>
    <w:multiLevelType w:val="multilevel"/>
    <w:tmpl w:val="3E00E3DE"/>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4" w15:restartNumberingAfterBreak="0">
    <w:nsid w:val="038376C5"/>
    <w:multiLevelType w:val="multilevel"/>
    <w:tmpl w:val="7244258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5" w15:restartNumberingAfterBreak="0">
    <w:nsid w:val="07590C7B"/>
    <w:multiLevelType w:val="multilevel"/>
    <w:tmpl w:val="E14803D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15:restartNumberingAfterBreak="0">
    <w:nsid w:val="10DC774B"/>
    <w:multiLevelType w:val="multilevel"/>
    <w:tmpl w:val="9100406C"/>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7" w15:restartNumberingAfterBreak="0">
    <w:nsid w:val="12F72EAA"/>
    <w:multiLevelType w:val="multilevel"/>
    <w:tmpl w:val="C98A507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8" w15:restartNumberingAfterBreak="0">
    <w:nsid w:val="13141D68"/>
    <w:multiLevelType w:val="multilevel"/>
    <w:tmpl w:val="C4884AF4"/>
    <w:styleLink w:val="List12"/>
    <w:lvl w:ilvl="0">
      <w:start w:val="1"/>
      <w:numFmt w:val="decimal"/>
      <w:lvlText w:val="%1."/>
      <w:lvlJc w:val="left"/>
      <w:rPr>
        <w:rFonts w:ascii="宋体" w:eastAsia="宋体" w:hAnsi="宋体" w:cs="宋体"/>
        <w:position w:val="0"/>
        <w:lang w:val="zh-TW" w:eastAsia="zh-TW"/>
      </w:rPr>
    </w:lvl>
    <w:lvl w:ilvl="1">
      <w:start w:val="1"/>
      <w:numFmt w:val="decimal"/>
      <w:lvlText w:val="%1.%2."/>
      <w:lvlJc w:val="left"/>
      <w:rPr>
        <w:rFonts w:ascii="宋体" w:eastAsia="宋体" w:hAnsi="宋体" w:cs="宋体"/>
        <w:position w:val="0"/>
        <w:lang w:val="zh-TW" w:eastAsia="zh-TW"/>
      </w:rPr>
    </w:lvl>
    <w:lvl w:ilvl="2">
      <w:start w:val="1"/>
      <w:numFmt w:val="decim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decimal"/>
      <w:lvlText w:val="%5."/>
      <w:lvlJc w:val="left"/>
      <w:rPr>
        <w:rFonts w:ascii="宋体" w:eastAsia="宋体" w:hAnsi="宋体" w:cs="宋体"/>
        <w:position w:val="0"/>
        <w:lang w:val="zh-TW" w:eastAsia="zh-TW"/>
      </w:rPr>
    </w:lvl>
    <w:lvl w:ilvl="5">
      <w:start w:val="1"/>
      <w:numFmt w:val="decimal"/>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decimal"/>
      <w:lvlText w:val="%8."/>
      <w:lvlJc w:val="left"/>
      <w:rPr>
        <w:rFonts w:ascii="宋体" w:eastAsia="宋体" w:hAnsi="宋体" w:cs="宋体"/>
        <w:position w:val="0"/>
        <w:lang w:val="zh-TW" w:eastAsia="zh-TW"/>
      </w:rPr>
    </w:lvl>
    <w:lvl w:ilvl="8">
      <w:start w:val="1"/>
      <w:numFmt w:val="decimal"/>
      <w:lvlText w:val="%9."/>
      <w:lvlJc w:val="left"/>
      <w:rPr>
        <w:rFonts w:ascii="宋体" w:eastAsia="宋体" w:hAnsi="宋体" w:cs="宋体"/>
        <w:position w:val="0"/>
        <w:lang w:val="zh-TW" w:eastAsia="zh-TW"/>
      </w:rPr>
    </w:lvl>
  </w:abstractNum>
  <w:abstractNum w:abstractNumId="9" w15:restartNumberingAfterBreak="0">
    <w:nsid w:val="171F3E46"/>
    <w:multiLevelType w:val="multilevel"/>
    <w:tmpl w:val="87BA5BF6"/>
    <w:lvl w:ilvl="0">
      <w:start w:val="1"/>
      <w:numFmt w:val="decimal"/>
      <w:lvlText w:val="%1."/>
      <w:lvlJc w:val="left"/>
      <w:rPr>
        <w:rFonts w:ascii="宋体" w:eastAsia="宋体" w:hAnsi="宋体" w:cs="宋体"/>
        <w:position w:val="0"/>
        <w:lang w:val="zh-TW" w:eastAsia="zh-TW"/>
      </w:rPr>
    </w:lvl>
    <w:lvl w:ilvl="1">
      <w:start w:val="1"/>
      <w:numFmt w:val="decimal"/>
      <w:lvlText w:val="%1.%2."/>
      <w:lvlJc w:val="left"/>
      <w:rPr>
        <w:rFonts w:ascii="宋体" w:eastAsia="宋体" w:hAnsi="宋体" w:cs="宋体"/>
        <w:position w:val="0"/>
        <w:lang w:val="zh-TW" w:eastAsia="zh-TW"/>
      </w:rPr>
    </w:lvl>
    <w:lvl w:ilvl="2">
      <w:start w:val="1"/>
      <w:numFmt w:val="decim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decimal"/>
      <w:lvlText w:val="%5."/>
      <w:lvlJc w:val="left"/>
      <w:rPr>
        <w:rFonts w:ascii="宋体" w:eastAsia="宋体" w:hAnsi="宋体" w:cs="宋体"/>
        <w:position w:val="0"/>
        <w:lang w:val="zh-TW" w:eastAsia="zh-TW"/>
      </w:rPr>
    </w:lvl>
    <w:lvl w:ilvl="5">
      <w:start w:val="1"/>
      <w:numFmt w:val="decimal"/>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decimal"/>
      <w:lvlText w:val="%8."/>
      <w:lvlJc w:val="left"/>
      <w:rPr>
        <w:rFonts w:ascii="宋体" w:eastAsia="宋体" w:hAnsi="宋体" w:cs="宋体"/>
        <w:position w:val="0"/>
        <w:lang w:val="zh-TW" w:eastAsia="zh-TW"/>
      </w:rPr>
    </w:lvl>
    <w:lvl w:ilvl="8">
      <w:start w:val="1"/>
      <w:numFmt w:val="decimal"/>
      <w:lvlText w:val="%9."/>
      <w:lvlJc w:val="left"/>
      <w:rPr>
        <w:rFonts w:ascii="宋体" w:eastAsia="宋体" w:hAnsi="宋体" w:cs="宋体"/>
        <w:position w:val="0"/>
        <w:lang w:val="zh-TW" w:eastAsia="zh-TW"/>
      </w:rPr>
    </w:lvl>
  </w:abstractNum>
  <w:abstractNum w:abstractNumId="10" w15:restartNumberingAfterBreak="0">
    <w:nsid w:val="181A590F"/>
    <w:multiLevelType w:val="hybridMultilevel"/>
    <w:tmpl w:val="ECCA9A08"/>
    <w:lvl w:ilvl="0" w:tplc="04090001">
      <w:start w:val="1"/>
      <w:numFmt w:val="bullet"/>
      <w:lvlText w:val=""/>
      <w:lvlJc w:val="left"/>
      <w:pPr>
        <w:ind w:left="689" w:hanging="420"/>
      </w:pPr>
      <w:rPr>
        <w:rFonts w:ascii="Wingdings" w:hAnsi="Wingdings" w:hint="default"/>
      </w:rPr>
    </w:lvl>
    <w:lvl w:ilvl="1" w:tplc="04090003" w:tentative="1">
      <w:start w:val="1"/>
      <w:numFmt w:val="bullet"/>
      <w:lvlText w:val=""/>
      <w:lvlJc w:val="left"/>
      <w:pPr>
        <w:ind w:left="1109" w:hanging="420"/>
      </w:pPr>
      <w:rPr>
        <w:rFonts w:ascii="Wingdings" w:hAnsi="Wingdings" w:hint="default"/>
      </w:rPr>
    </w:lvl>
    <w:lvl w:ilvl="2" w:tplc="04090005" w:tentative="1">
      <w:start w:val="1"/>
      <w:numFmt w:val="bullet"/>
      <w:lvlText w:val=""/>
      <w:lvlJc w:val="left"/>
      <w:pPr>
        <w:ind w:left="1529" w:hanging="420"/>
      </w:pPr>
      <w:rPr>
        <w:rFonts w:ascii="Wingdings" w:hAnsi="Wingdings" w:hint="default"/>
      </w:rPr>
    </w:lvl>
    <w:lvl w:ilvl="3" w:tplc="04090001" w:tentative="1">
      <w:start w:val="1"/>
      <w:numFmt w:val="bullet"/>
      <w:lvlText w:val=""/>
      <w:lvlJc w:val="left"/>
      <w:pPr>
        <w:ind w:left="1949" w:hanging="420"/>
      </w:pPr>
      <w:rPr>
        <w:rFonts w:ascii="Wingdings" w:hAnsi="Wingdings" w:hint="default"/>
      </w:rPr>
    </w:lvl>
    <w:lvl w:ilvl="4" w:tplc="04090003" w:tentative="1">
      <w:start w:val="1"/>
      <w:numFmt w:val="bullet"/>
      <w:lvlText w:val=""/>
      <w:lvlJc w:val="left"/>
      <w:pPr>
        <w:ind w:left="2369" w:hanging="420"/>
      </w:pPr>
      <w:rPr>
        <w:rFonts w:ascii="Wingdings" w:hAnsi="Wingdings" w:hint="default"/>
      </w:rPr>
    </w:lvl>
    <w:lvl w:ilvl="5" w:tplc="04090005" w:tentative="1">
      <w:start w:val="1"/>
      <w:numFmt w:val="bullet"/>
      <w:lvlText w:val=""/>
      <w:lvlJc w:val="left"/>
      <w:pPr>
        <w:ind w:left="2789" w:hanging="420"/>
      </w:pPr>
      <w:rPr>
        <w:rFonts w:ascii="Wingdings" w:hAnsi="Wingdings" w:hint="default"/>
      </w:rPr>
    </w:lvl>
    <w:lvl w:ilvl="6" w:tplc="04090001" w:tentative="1">
      <w:start w:val="1"/>
      <w:numFmt w:val="bullet"/>
      <w:lvlText w:val=""/>
      <w:lvlJc w:val="left"/>
      <w:pPr>
        <w:ind w:left="3209" w:hanging="420"/>
      </w:pPr>
      <w:rPr>
        <w:rFonts w:ascii="Wingdings" w:hAnsi="Wingdings" w:hint="default"/>
      </w:rPr>
    </w:lvl>
    <w:lvl w:ilvl="7" w:tplc="04090003" w:tentative="1">
      <w:start w:val="1"/>
      <w:numFmt w:val="bullet"/>
      <w:lvlText w:val=""/>
      <w:lvlJc w:val="left"/>
      <w:pPr>
        <w:ind w:left="3629" w:hanging="420"/>
      </w:pPr>
      <w:rPr>
        <w:rFonts w:ascii="Wingdings" w:hAnsi="Wingdings" w:hint="default"/>
      </w:rPr>
    </w:lvl>
    <w:lvl w:ilvl="8" w:tplc="04090005" w:tentative="1">
      <w:start w:val="1"/>
      <w:numFmt w:val="bullet"/>
      <w:lvlText w:val=""/>
      <w:lvlJc w:val="left"/>
      <w:pPr>
        <w:ind w:left="4049" w:hanging="420"/>
      </w:pPr>
      <w:rPr>
        <w:rFonts w:ascii="Wingdings" w:hAnsi="Wingdings" w:hint="default"/>
      </w:rPr>
    </w:lvl>
  </w:abstractNum>
  <w:abstractNum w:abstractNumId="11" w15:restartNumberingAfterBreak="0">
    <w:nsid w:val="186A5663"/>
    <w:multiLevelType w:val="multilevel"/>
    <w:tmpl w:val="D6D4FCA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2" w15:restartNumberingAfterBreak="0">
    <w:nsid w:val="1C1F146A"/>
    <w:multiLevelType w:val="multilevel"/>
    <w:tmpl w:val="A6827BE4"/>
    <w:styleLink w:val="List0"/>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3" w15:restartNumberingAfterBreak="0">
    <w:nsid w:val="21336754"/>
    <w:multiLevelType w:val="multilevel"/>
    <w:tmpl w:val="8904D972"/>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4" w15:restartNumberingAfterBreak="0">
    <w:nsid w:val="24D42529"/>
    <w:multiLevelType w:val="multilevel"/>
    <w:tmpl w:val="B58C38AC"/>
    <w:styleLink w:val="List11"/>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5" w15:restartNumberingAfterBreak="0">
    <w:nsid w:val="28A047C0"/>
    <w:multiLevelType w:val="multilevel"/>
    <w:tmpl w:val="949E1064"/>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6" w15:restartNumberingAfterBreak="0">
    <w:nsid w:val="291E0E1E"/>
    <w:multiLevelType w:val="multilevel"/>
    <w:tmpl w:val="9AA08244"/>
    <w:styleLink w:val="List10"/>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7" w15:restartNumberingAfterBreak="0">
    <w:nsid w:val="295B511A"/>
    <w:multiLevelType w:val="multilevel"/>
    <w:tmpl w:val="4634887A"/>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8" w15:restartNumberingAfterBreak="0">
    <w:nsid w:val="2B966546"/>
    <w:multiLevelType w:val="multilevel"/>
    <w:tmpl w:val="F552DF86"/>
    <w:styleLink w:val="List8"/>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9" w15:restartNumberingAfterBreak="0">
    <w:nsid w:val="2D2940EB"/>
    <w:multiLevelType w:val="multilevel"/>
    <w:tmpl w:val="6C14ACD6"/>
    <w:styleLink w:val="List7"/>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0" w15:restartNumberingAfterBreak="0">
    <w:nsid w:val="30503459"/>
    <w:multiLevelType w:val="multilevel"/>
    <w:tmpl w:val="D644651C"/>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21" w15:restartNumberingAfterBreak="0">
    <w:nsid w:val="370B6DC4"/>
    <w:multiLevelType w:val="multilevel"/>
    <w:tmpl w:val="97C86772"/>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2" w15:restartNumberingAfterBreak="0">
    <w:nsid w:val="399A0F84"/>
    <w:multiLevelType w:val="multilevel"/>
    <w:tmpl w:val="C20E2D2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3" w15:restartNumberingAfterBreak="0">
    <w:nsid w:val="3C787586"/>
    <w:multiLevelType w:val="multilevel"/>
    <w:tmpl w:val="EB8ACB1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4" w15:restartNumberingAfterBreak="0">
    <w:nsid w:val="3F6F3E81"/>
    <w:multiLevelType w:val="multilevel"/>
    <w:tmpl w:val="585086E0"/>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5" w15:restartNumberingAfterBreak="0">
    <w:nsid w:val="40A0715E"/>
    <w:multiLevelType w:val="multilevel"/>
    <w:tmpl w:val="E1B6B21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6" w15:restartNumberingAfterBreak="0">
    <w:nsid w:val="435A0838"/>
    <w:multiLevelType w:val="multilevel"/>
    <w:tmpl w:val="FA345328"/>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7" w15:restartNumberingAfterBreak="0">
    <w:nsid w:val="445F210F"/>
    <w:multiLevelType w:val="multilevel"/>
    <w:tmpl w:val="F2008602"/>
    <w:styleLink w:val="List13"/>
    <w:lvl w:ilvl="0">
      <w:start w:val="1"/>
      <w:numFmt w:val="decimal"/>
      <w:lvlText w:val="%1."/>
      <w:lvlJc w:val="left"/>
      <w:rPr>
        <w:position w:val="0"/>
        <w:rtl w:val="0"/>
        <w:lang w:val="pt-PT"/>
      </w:rPr>
    </w:lvl>
    <w:lvl w:ilvl="1">
      <w:start w:val="1"/>
      <w:numFmt w:val="lowerLetter"/>
      <w:lvlText w:val="%2)"/>
      <w:lvlJc w:val="left"/>
      <w:rPr>
        <w:position w:val="0"/>
        <w:rtl w:val="0"/>
        <w:lang w:val="pt-PT"/>
      </w:rPr>
    </w:lvl>
    <w:lvl w:ilvl="2">
      <w:start w:val="1"/>
      <w:numFmt w:val="lowerRoman"/>
      <w:lvlText w:val="%3."/>
      <w:lvlJc w:val="left"/>
      <w:rPr>
        <w:position w:val="0"/>
        <w:rtl w:val="0"/>
        <w:lang w:val="pt-PT"/>
      </w:rPr>
    </w:lvl>
    <w:lvl w:ilvl="3">
      <w:start w:val="1"/>
      <w:numFmt w:val="decimal"/>
      <w:lvlText w:val="%4."/>
      <w:lvlJc w:val="left"/>
      <w:rPr>
        <w:position w:val="0"/>
        <w:rtl w:val="0"/>
        <w:lang w:val="pt-PT"/>
      </w:rPr>
    </w:lvl>
    <w:lvl w:ilvl="4">
      <w:start w:val="1"/>
      <w:numFmt w:val="lowerLetter"/>
      <w:lvlText w:val="%5)"/>
      <w:lvlJc w:val="left"/>
      <w:rPr>
        <w:position w:val="0"/>
        <w:rtl w:val="0"/>
        <w:lang w:val="pt-PT"/>
      </w:rPr>
    </w:lvl>
    <w:lvl w:ilvl="5">
      <w:start w:val="1"/>
      <w:numFmt w:val="lowerRoman"/>
      <w:lvlText w:val="%6."/>
      <w:lvlJc w:val="left"/>
      <w:rPr>
        <w:position w:val="0"/>
        <w:rtl w:val="0"/>
        <w:lang w:val="pt-PT"/>
      </w:rPr>
    </w:lvl>
    <w:lvl w:ilvl="6">
      <w:start w:val="1"/>
      <w:numFmt w:val="decimal"/>
      <w:lvlText w:val="%7."/>
      <w:lvlJc w:val="left"/>
      <w:rPr>
        <w:position w:val="0"/>
        <w:rtl w:val="0"/>
        <w:lang w:val="pt-PT"/>
      </w:rPr>
    </w:lvl>
    <w:lvl w:ilvl="7">
      <w:start w:val="1"/>
      <w:numFmt w:val="lowerLetter"/>
      <w:lvlText w:val="%8)"/>
      <w:lvlJc w:val="left"/>
      <w:rPr>
        <w:position w:val="0"/>
        <w:rtl w:val="0"/>
        <w:lang w:val="pt-PT"/>
      </w:rPr>
    </w:lvl>
    <w:lvl w:ilvl="8">
      <w:start w:val="1"/>
      <w:numFmt w:val="lowerRoman"/>
      <w:lvlText w:val="%9."/>
      <w:lvlJc w:val="left"/>
      <w:rPr>
        <w:position w:val="0"/>
        <w:rtl w:val="0"/>
        <w:lang w:val="pt-PT"/>
      </w:rPr>
    </w:lvl>
  </w:abstractNum>
  <w:abstractNum w:abstractNumId="28" w15:restartNumberingAfterBreak="0">
    <w:nsid w:val="4B717D58"/>
    <w:multiLevelType w:val="multilevel"/>
    <w:tmpl w:val="E4A89E8C"/>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9" w15:restartNumberingAfterBreak="0">
    <w:nsid w:val="4E8A47D2"/>
    <w:multiLevelType w:val="multilevel"/>
    <w:tmpl w:val="ED1E1A4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0" w15:restartNumberingAfterBreak="0">
    <w:nsid w:val="502F6C11"/>
    <w:multiLevelType w:val="hybridMultilevel"/>
    <w:tmpl w:val="487649E0"/>
    <w:lvl w:ilvl="0" w:tplc="04090001">
      <w:start w:val="1"/>
      <w:numFmt w:val="bullet"/>
      <w:lvlText w:val=""/>
      <w:lvlJc w:val="left"/>
      <w:pPr>
        <w:ind w:left="771" w:hanging="420"/>
      </w:pPr>
      <w:rPr>
        <w:rFonts w:ascii="Wingdings" w:hAnsi="Wingdings" w:hint="default"/>
      </w:rPr>
    </w:lvl>
    <w:lvl w:ilvl="1" w:tplc="04090003" w:tentative="1">
      <w:start w:val="1"/>
      <w:numFmt w:val="bullet"/>
      <w:lvlText w:val=""/>
      <w:lvlJc w:val="left"/>
      <w:pPr>
        <w:ind w:left="1191" w:hanging="420"/>
      </w:pPr>
      <w:rPr>
        <w:rFonts w:ascii="Wingdings" w:hAnsi="Wingdings" w:hint="default"/>
      </w:rPr>
    </w:lvl>
    <w:lvl w:ilvl="2" w:tplc="04090005" w:tentative="1">
      <w:start w:val="1"/>
      <w:numFmt w:val="bullet"/>
      <w:lvlText w:val=""/>
      <w:lvlJc w:val="left"/>
      <w:pPr>
        <w:ind w:left="1611" w:hanging="420"/>
      </w:pPr>
      <w:rPr>
        <w:rFonts w:ascii="Wingdings" w:hAnsi="Wingdings" w:hint="default"/>
      </w:rPr>
    </w:lvl>
    <w:lvl w:ilvl="3" w:tplc="04090001" w:tentative="1">
      <w:start w:val="1"/>
      <w:numFmt w:val="bullet"/>
      <w:lvlText w:val=""/>
      <w:lvlJc w:val="left"/>
      <w:pPr>
        <w:ind w:left="2031" w:hanging="420"/>
      </w:pPr>
      <w:rPr>
        <w:rFonts w:ascii="Wingdings" w:hAnsi="Wingdings" w:hint="default"/>
      </w:rPr>
    </w:lvl>
    <w:lvl w:ilvl="4" w:tplc="04090003" w:tentative="1">
      <w:start w:val="1"/>
      <w:numFmt w:val="bullet"/>
      <w:lvlText w:val=""/>
      <w:lvlJc w:val="left"/>
      <w:pPr>
        <w:ind w:left="2451" w:hanging="420"/>
      </w:pPr>
      <w:rPr>
        <w:rFonts w:ascii="Wingdings" w:hAnsi="Wingdings" w:hint="default"/>
      </w:rPr>
    </w:lvl>
    <w:lvl w:ilvl="5" w:tplc="04090005" w:tentative="1">
      <w:start w:val="1"/>
      <w:numFmt w:val="bullet"/>
      <w:lvlText w:val=""/>
      <w:lvlJc w:val="left"/>
      <w:pPr>
        <w:ind w:left="2871" w:hanging="420"/>
      </w:pPr>
      <w:rPr>
        <w:rFonts w:ascii="Wingdings" w:hAnsi="Wingdings" w:hint="default"/>
      </w:rPr>
    </w:lvl>
    <w:lvl w:ilvl="6" w:tplc="04090001" w:tentative="1">
      <w:start w:val="1"/>
      <w:numFmt w:val="bullet"/>
      <w:lvlText w:val=""/>
      <w:lvlJc w:val="left"/>
      <w:pPr>
        <w:ind w:left="3291" w:hanging="420"/>
      </w:pPr>
      <w:rPr>
        <w:rFonts w:ascii="Wingdings" w:hAnsi="Wingdings" w:hint="default"/>
      </w:rPr>
    </w:lvl>
    <w:lvl w:ilvl="7" w:tplc="04090003" w:tentative="1">
      <w:start w:val="1"/>
      <w:numFmt w:val="bullet"/>
      <w:lvlText w:val=""/>
      <w:lvlJc w:val="left"/>
      <w:pPr>
        <w:ind w:left="3711" w:hanging="420"/>
      </w:pPr>
      <w:rPr>
        <w:rFonts w:ascii="Wingdings" w:hAnsi="Wingdings" w:hint="default"/>
      </w:rPr>
    </w:lvl>
    <w:lvl w:ilvl="8" w:tplc="04090005" w:tentative="1">
      <w:start w:val="1"/>
      <w:numFmt w:val="bullet"/>
      <w:lvlText w:val=""/>
      <w:lvlJc w:val="left"/>
      <w:pPr>
        <w:ind w:left="4131" w:hanging="420"/>
      </w:pPr>
      <w:rPr>
        <w:rFonts w:ascii="Wingdings" w:hAnsi="Wingdings" w:hint="default"/>
      </w:rPr>
    </w:lvl>
  </w:abstractNum>
  <w:abstractNum w:abstractNumId="31" w15:restartNumberingAfterBreak="0">
    <w:nsid w:val="53BB785D"/>
    <w:multiLevelType w:val="multilevel"/>
    <w:tmpl w:val="CD7EDC1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2" w15:restartNumberingAfterBreak="0">
    <w:nsid w:val="57E94069"/>
    <w:multiLevelType w:val="multilevel"/>
    <w:tmpl w:val="727C6CC4"/>
    <w:styleLink w:val="21"/>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33" w15:restartNumberingAfterBreak="0">
    <w:nsid w:val="59E56BB4"/>
    <w:multiLevelType w:val="multilevel"/>
    <w:tmpl w:val="2FFAD24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4" w15:restartNumberingAfterBreak="0">
    <w:nsid w:val="59F37B00"/>
    <w:multiLevelType w:val="multilevel"/>
    <w:tmpl w:val="EB98AC78"/>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35" w15:restartNumberingAfterBreak="0">
    <w:nsid w:val="5AED0CB7"/>
    <w:multiLevelType w:val="multilevel"/>
    <w:tmpl w:val="1A8E0554"/>
    <w:styleLink w:val="51"/>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6" w15:restartNumberingAfterBreak="0">
    <w:nsid w:val="5CEE552E"/>
    <w:multiLevelType w:val="multilevel"/>
    <w:tmpl w:val="0BF065D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7" w15:restartNumberingAfterBreak="0">
    <w:nsid w:val="5DB663E6"/>
    <w:multiLevelType w:val="multilevel"/>
    <w:tmpl w:val="66962844"/>
    <w:styleLink w:val="List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8" w15:restartNumberingAfterBreak="0">
    <w:nsid w:val="5E1223AE"/>
    <w:multiLevelType w:val="multilevel"/>
    <w:tmpl w:val="F932993C"/>
    <w:styleLink w:val="31"/>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9" w15:restartNumberingAfterBreak="0">
    <w:nsid w:val="66081899"/>
    <w:multiLevelType w:val="multilevel"/>
    <w:tmpl w:val="DBAAA6A6"/>
    <w:styleLink w:val="List1"/>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40" w15:restartNumberingAfterBreak="0">
    <w:nsid w:val="67630509"/>
    <w:multiLevelType w:val="multilevel"/>
    <w:tmpl w:val="B25E56B2"/>
    <w:styleLink w:val="List9"/>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41" w15:restartNumberingAfterBreak="0">
    <w:nsid w:val="6DF51FB5"/>
    <w:multiLevelType w:val="multilevel"/>
    <w:tmpl w:val="3440096E"/>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42" w15:restartNumberingAfterBreak="0">
    <w:nsid w:val="704C6399"/>
    <w:multiLevelType w:val="multilevel"/>
    <w:tmpl w:val="58F89DC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3" w15:restartNumberingAfterBreak="0">
    <w:nsid w:val="754113B5"/>
    <w:multiLevelType w:val="multilevel"/>
    <w:tmpl w:val="5C20CD66"/>
    <w:styleLink w:val="41"/>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4" w15:restartNumberingAfterBreak="0">
    <w:nsid w:val="7E4E56FD"/>
    <w:multiLevelType w:val="multilevel"/>
    <w:tmpl w:val="C308AF8A"/>
    <w:lvl w:ilvl="0">
      <w:start w:val="1"/>
      <w:numFmt w:val="decimal"/>
      <w:lvlText w:val="%1."/>
      <w:lvlJc w:val="left"/>
      <w:rPr>
        <w:position w:val="0"/>
        <w:rtl w:val="0"/>
        <w:lang w:val="pt-PT"/>
      </w:rPr>
    </w:lvl>
    <w:lvl w:ilvl="1">
      <w:start w:val="1"/>
      <w:numFmt w:val="lowerLetter"/>
      <w:lvlText w:val="%2)"/>
      <w:lvlJc w:val="left"/>
      <w:rPr>
        <w:position w:val="0"/>
        <w:rtl w:val="0"/>
        <w:lang w:val="pt-PT"/>
      </w:rPr>
    </w:lvl>
    <w:lvl w:ilvl="2">
      <w:start w:val="1"/>
      <w:numFmt w:val="lowerRoman"/>
      <w:lvlText w:val="%3."/>
      <w:lvlJc w:val="left"/>
      <w:rPr>
        <w:position w:val="0"/>
        <w:rtl w:val="0"/>
        <w:lang w:val="pt-PT"/>
      </w:rPr>
    </w:lvl>
    <w:lvl w:ilvl="3">
      <w:start w:val="1"/>
      <w:numFmt w:val="decimal"/>
      <w:lvlText w:val="%4."/>
      <w:lvlJc w:val="left"/>
      <w:rPr>
        <w:position w:val="0"/>
        <w:rtl w:val="0"/>
        <w:lang w:val="pt-PT"/>
      </w:rPr>
    </w:lvl>
    <w:lvl w:ilvl="4">
      <w:start w:val="1"/>
      <w:numFmt w:val="lowerLetter"/>
      <w:lvlText w:val="%5)"/>
      <w:lvlJc w:val="left"/>
      <w:rPr>
        <w:position w:val="0"/>
        <w:rtl w:val="0"/>
        <w:lang w:val="pt-PT"/>
      </w:rPr>
    </w:lvl>
    <w:lvl w:ilvl="5">
      <w:start w:val="1"/>
      <w:numFmt w:val="lowerRoman"/>
      <w:lvlText w:val="%6."/>
      <w:lvlJc w:val="left"/>
      <w:rPr>
        <w:position w:val="0"/>
        <w:rtl w:val="0"/>
        <w:lang w:val="pt-PT"/>
      </w:rPr>
    </w:lvl>
    <w:lvl w:ilvl="6">
      <w:start w:val="1"/>
      <w:numFmt w:val="decimal"/>
      <w:lvlText w:val="%7."/>
      <w:lvlJc w:val="left"/>
      <w:rPr>
        <w:position w:val="0"/>
        <w:rtl w:val="0"/>
        <w:lang w:val="pt-PT"/>
      </w:rPr>
    </w:lvl>
    <w:lvl w:ilvl="7">
      <w:start w:val="1"/>
      <w:numFmt w:val="lowerLetter"/>
      <w:lvlText w:val="%8)"/>
      <w:lvlJc w:val="left"/>
      <w:rPr>
        <w:position w:val="0"/>
        <w:rtl w:val="0"/>
        <w:lang w:val="pt-PT"/>
      </w:rPr>
    </w:lvl>
    <w:lvl w:ilvl="8">
      <w:start w:val="1"/>
      <w:numFmt w:val="lowerRoman"/>
      <w:lvlText w:val="%9."/>
      <w:lvlJc w:val="left"/>
      <w:rPr>
        <w:position w:val="0"/>
        <w:rtl w:val="0"/>
        <w:lang w:val="pt-PT"/>
      </w:rPr>
    </w:lvl>
  </w:abstractNum>
  <w:num w:numId="1">
    <w:abstractNumId w:val="31"/>
  </w:num>
  <w:num w:numId="2">
    <w:abstractNumId w:val="42"/>
  </w:num>
  <w:num w:numId="3">
    <w:abstractNumId w:val="12"/>
  </w:num>
  <w:num w:numId="4">
    <w:abstractNumId w:val="20"/>
  </w:num>
  <w:num w:numId="5">
    <w:abstractNumId w:val="24"/>
  </w:num>
  <w:num w:numId="6">
    <w:abstractNumId w:val="39"/>
  </w:num>
  <w:num w:numId="7">
    <w:abstractNumId w:val="34"/>
  </w:num>
  <w:num w:numId="8">
    <w:abstractNumId w:val="3"/>
  </w:num>
  <w:num w:numId="9">
    <w:abstractNumId w:val="22"/>
  </w:num>
  <w:num w:numId="10">
    <w:abstractNumId w:val="23"/>
  </w:num>
  <w:num w:numId="11">
    <w:abstractNumId w:val="38"/>
  </w:num>
  <w:num w:numId="12">
    <w:abstractNumId w:val="1"/>
  </w:num>
  <w:num w:numId="13">
    <w:abstractNumId w:val="7"/>
  </w:num>
  <w:num w:numId="14">
    <w:abstractNumId w:val="43"/>
  </w:num>
  <w:num w:numId="15">
    <w:abstractNumId w:val="21"/>
  </w:num>
  <w:num w:numId="16">
    <w:abstractNumId w:val="4"/>
  </w:num>
  <w:num w:numId="17">
    <w:abstractNumId w:val="35"/>
  </w:num>
  <w:num w:numId="18">
    <w:abstractNumId w:val="33"/>
  </w:num>
  <w:num w:numId="19">
    <w:abstractNumId w:val="26"/>
  </w:num>
  <w:num w:numId="20">
    <w:abstractNumId w:val="37"/>
  </w:num>
  <w:num w:numId="21">
    <w:abstractNumId w:val="6"/>
  </w:num>
  <w:num w:numId="22">
    <w:abstractNumId w:val="0"/>
  </w:num>
  <w:num w:numId="23">
    <w:abstractNumId w:val="29"/>
  </w:num>
  <w:num w:numId="24">
    <w:abstractNumId w:val="19"/>
  </w:num>
  <w:num w:numId="25">
    <w:abstractNumId w:val="13"/>
  </w:num>
  <w:num w:numId="26">
    <w:abstractNumId w:val="25"/>
  </w:num>
  <w:num w:numId="27">
    <w:abstractNumId w:val="18"/>
  </w:num>
  <w:num w:numId="28">
    <w:abstractNumId w:val="28"/>
  </w:num>
  <w:num w:numId="29">
    <w:abstractNumId w:val="5"/>
  </w:num>
  <w:num w:numId="30">
    <w:abstractNumId w:val="40"/>
  </w:num>
  <w:num w:numId="31">
    <w:abstractNumId w:val="15"/>
  </w:num>
  <w:num w:numId="32">
    <w:abstractNumId w:val="11"/>
  </w:num>
  <w:num w:numId="33">
    <w:abstractNumId w:val="16"/>
  </w:num>
  <w:num w:numId="34">
    <w:abstractNumId w:val="41"/>
  </w:num>
  <w:num w:numId="35">
    <w:abstractNumId w:val="2"/>
  </w:num>
  <w:num w:numId="36">
    <w:abstractNumId w:val="14"/>
  </w:num>
  <w:num w:numId="37">
    <w:abstractNumId w:val="32"/>
  </w:num>
  <w:num w:numId="38">
    <w:abstractNumId w:val="9"/>
  </w:num>
  <w:num w:numId="39">
    <w:abstractNumId w:val="17"/>
  </w:num>
  <w:num w:numId="40">
    <w:abstractNumId w:val="8"/>
  </w:num>
  <w:num w:numId="41">
    <w:abstractNumId w:val="44"/>
  </w:num>
  <w:num w:numId="42">
    <w:abstractNumId w:val="36"/>
  </w:num>
  <w:num w:numId="43">
    <w:abstractNumId w:val="27"/>
  </w:num>
  <w:num w:numId="44">
    <w:abstractNumId w:val="10"/>
  </w:num>
  <w:num w:numId="45">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w15:presenceInfo w15:providerId="None" w15:userId="wang"/>
  </w15:person>
  <w15:person w15:author="weiwei">
    <w15:presenceInfo w15:providerId="None" w15:userId="wei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bordersDoNotSurroundHeader/>
  <w:bordersDoNotSurroundFooter/>
  <w:trackRevisions/>
  <w:defaultTabStop w:val="420"/>
  <w:evenAndOddHeaders/>
  <w:characterSpacingControl w:val="doNotCompres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2565"/>
    <w:rsid w:val="0001016A"/>
    <w:rsid w:val="00054B97"/>
    <w:rsid w:val="00057D01"/>
    <w:rsid w:val="00062646"/>
    <w:rsid w:val="00070E64"/>
    <w:rsid w:val="000A514B"/>
    <w:rsid w:val="000D6236"/>
    <w:rsid w:val="000D6E7A"/>
    <w:rsid w:val="000F009C"/>
    <w:rsid w:val="00102AA9"/>
    <w:rsid w:val="0011786D"/>
    <w:rsid w:val="0014293F"/>
    <w:rsid w:val="00182B32"/>
    <w:rsid w:val="001911BC"/>
    <w:rsid w:val="001B6425"/>
    <w:rsid w:val="001C185D"/>
    <w:rsid w:val="001D0ED9"/>
    <w:rsid w:val="001D3901"/>
    <w:rsid w:val="001F56AD"/>
    <w:rsid w:val="0022090F"/>
    <w:rsid w:val="00222614"/>
    <w:rsid w:val="0022631E"/>
    <w:rsid w:val="002313F2"/>
    <w:rsid w:val="00263F36"/>
    <w:rsid w:val="00276D8E"/>
    <w:rsid w:val="002920F7"/>
    <w:rsid w:val="002D05A2"/>
    <w:rsid w:val="002E25F8"/>
    <w:rsid w:val="002F27EF"/>
    <w:rsid w:val="002F4CAD"/>
    <w:rsid w:val="0030169E"/>
    <w:rsid w:val="00320248"/>
    <w:rsid w:val="0036378A"/>
    <w:rsid w:val="003642EB"/>
    <w:rsid w:val="00370295"/>
    <w:rsid w:val="00390F53"/>
    <w:rsid w:val="003A4D1D"/>
    <w:rsid w:val="00437CB4"/>
    <w:rsid w:val="004446DD"/>
    <w:rsid w:val="00481038"/>
    <w:rsid w:val="004859D7"/>
    <w:rsid w:val="00496435"/>
    <w:rsid w:val="004A00E2"/>
    <w:rsid w:val="004A4898"/>
    <w:rsid w:val="004D0911"/>
    <w:rsid w:val="004E1073"/>
    <w:rsid w:val="004E43BB"/>
    <w:rsid w:val="0051295F"/>
    <w:rsid w:val="00522FE4"/>
    <w:rsid w:val="0052564C"/>
    <w:rsid w:val="00532871"/>
    <w:rsid w:val="00543983"/>
    <w:rsid w:val="00563C28"/>
    <w:rsid w:val="00587A71"/>
    <w:rsid w:val="005A12A3"/>
    <w:rsid w:val="005A4B31"/>
    <w:rsid w:val="00611152"/>
    <w:rsid w:val="00613A02"/>
    <w:rsid w:val="00637FDC"/>
    <w:rsid w:val="00652B63"/>
    <w:rsid w:val="00657F3B"/>
    <w:rsid w:val="00661B70"/>
    <w:rsid w:val="006759EF"/>
    <w:rsid w:val="00683018"/>
    <w:rsid w:val="006928E6"/>
    <w:rsid w:val="006B5EEF"/>
    <w:rsid w:val="006C445D"/>
    <w:rsid w:val="006D4D02"/>
    <w:rsid w:val="006F0D5A"/>
    <w:rsid w:val="00702A6A"/>
    <w:rsid w:val="00721CDE"/>
    <w:rsid w:val="00762F1C"/>
    <w:rsid w:val="00764B95"/>
    <w:rsid w:val="00767BBD"/>
    <w:rsid w:val="0077224F"/>
    <w:rsid w:val="00780771"/>
    <w:rsid w:val="00787826"/>
    <w:rsid w:val="007947FF"/>
    <w:rsid w:val="007F23EF"/>
    <w:rsid w:val="0087036C"/>
    <w:rsid w:val="008858F8"/>
    <w:rsid w:val="00891A74"/>
    <w:rsid w:val="008D0CAC"/>
    <w:rsid w:val="008E7E9D"/>
    <w:rsid w:val="008F190D"/>
    <w:rsid w:val="00910B59"/>
    <w:rsid w:val="0091591F"/>
    <w:rsid w:val="00942742"/>
    <w:rsid w:val="00942C51"/>
    <w:rsid w:val="009836D9"/>
    <w:rsid w:val="00987214"/>
    <w:rsid w:val="0099224A"/>
    <w:rsid w:val="009A1AE9"/>
    <w:rsid w:val="009C61C1"/>
    <w:rsid w:val="009D423A"/>
    <w:rsid w:val="00A02C41"/>
    <w:rsid w:val="00A33E4D"/>
    <w:rsid w:val="00A40BD2"/>
    <w:rsid w:val="00A70403"/>
    <w:rsid w:val="00A779E7"/>
    <w:rsid w:val="00A9106E"/>
    <w:rsid w:val="00A94074"/>
    <w:rsid w:val="00A9677A"/>
    <w:rsid w:val="00AA5BAD"/>
    <w:rsid w:val="00AB049F"/>
    <w:rsid w:val="00AB1029"/>
    <w:rsid w:val="00AC0CAA"/>
    <w:rsid w:val="00AC2565"/>
    <w:rsid w:val="00AC78CD"/>
    <w:rsid w:val="00AF68F4"/>
    <w:rsid w:val="00B15C0B"/>
    <w:rsid w:val="00B223F0"/>
    <w:rsid w:val="00B35E8C"/>
    <w:rsid w:val="00B43A4F"/>
    <w:rsid w:val="00B4601F"/>
    <w:rsid w:val="00B46030"/>
    <w:rsid w:val="00B93825"/>
    <w:rsid w:val="00B9481F"/>
    <w:rsid w:val="00BD0C0A"/>
    <w:rsid w:val="00BF648F"/>
    <w:rsid w:val="00C06175"/>
    <w:rsid w:val="00C248D2"/>
    <w:rsid w:val="00C375C1"/>
    <w:rsid w:val="00C537F8"/>
    <w:rsid w:val="00C5400C"/>
    <w:rsid w:val="00C5544C"/>
    <w:rsid w:val="00C571D8"/>
    <w:rsid w:val="00C74F52"/>
    <w:rsid w:val="00C83E00"/>
    <w:rsid w:val="00C87798"/>
    <w:rsid w:val="00CB3C6B"/>
    <w:rsid w:val="00CC6E1C"/>
    <w:rsid w:val="00CF28F2"/>
    <w:rsid w:val="00D32264"/>
    <w:rsid w:val="00D33000"/>
    <w:rsid w:val="00D4261F"/>
    <w:rsid w:val="00D42836"/>
    <w:rsid w:val="00D54E57"/>
    <w:rsid w:val="00D8503A"/>
    <w:rsid w:val="00DA101B"/>
    <w:rsid w:val="00DB5123"/>
    <w:rsid w:val="00DE03DE"/>
    <w:rsid w:val="00DE0E23"/>
    <w:rsid w:val="00DE5D8E"/>
    <w:rsid w:val="00E1089C"/>
    <w:rsid w:val="00E52D8A"/>
    <w:rsid w:val="00E61203"/>
    <w:rsid w:val="00E6782A"/>
    <w:rsid w:val="00E71F62"/>
    <w:rsid w:val="00E95677"/>
    <w:rsid w:val="00E964BB"/>
    <w:rsid w:val="00EA15B0"/>
    <w:rsid w:val="00EA4A44"/>
    <w:rsid w:val="00EB441F"/>
    <w:rsid w:val="00EC7E48"/>
    <w:rsid w:val="00ED1C87"/>
    <w:rsid w:val="00EF6C52"/>
    <w:rsid w:val="00F316FA"/>
    <w:rsid w:val="00F533C6"/>
    <w:rsid w:val="00F629FC"/>
    <w:rsid w:val="00FB4687"/>
    <w:rsid w:val="00FB698A"/>
    <w:rsid w:val="00FD32DD"/>
    <w:rsid w:val="00FD4CF4"/>
    <w:rsid w:val="00FE2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888C"/>
  <w15:docId w15:val="{C353C137-8654-44E8-A538-E21615A02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sz w:val="24"/>
      <w:szCs w:val="24"/>
      <w:lang w:eastAsia="en-US"/>
    </w:rPr>
  </w:style>
  <w:style w:type="paragraph" w:styleId="1">
    <w:name w:val="heading 1"/>
    <w:next w:val="a0"/>
    <w:pPr>
      <w:keepNext/>
      <w:keepLines/>
      <w:widowControl w:val="0"/>
      <w:tabs>
        <w:tab w:val="left" w:pos="318"/>
        <w:tab w:val="left" w:pos="360"/>
      </w:tabs>
      <w:spacing w:before="160" w:after="160"/>
      <w:outlineLvl w:val="0"/>
    </w:pPr>
    <w:rPr>
      <w:rFonts w:ascii="Arial Unicode MS" w:eastAsia="Times New Roman" w:hAnsi="Arial Unicode MS" w:cs="Arial Unicode MS" w:hint="eastAsia"/>
      <w:color w:val="000000"/>
      <w:sz w:val="21"/>
      <w:szCs w:val="21"/>
      <w:u w:color="000000"/>
    </w:rPr>
  </w:style>
  <w:style w:type="paragraph" w:styleId="2">
    <w:name w:val="heading 2"/>
    <w:next w:val="a0"/>
    <w:pPr>
      <w:keepNext/>
      <w:keepLines/>
      <w:widowControl w:val="0"/>
      <w:tabs>
        <w:tab w:val="left" w:pos="414"/>
        <w:tab w:val="left" w:pos="2061"/>
      </w:tabs>
      <w:spacing w:before="25" w:after="25"/>
      <w:outlineLvl w:val="1"/>
    </w:pPr>
    <w:rPr>
      <w:rFonts w:ascii="Arial Unicode MS" w:eastAsia="Times New Roman" w:hAnsi="Arial Unicode MS" w:cs="Arial Unicode MS" w:hint="eastAsia"/>
      <w:color w:val="000000"/>
      <w:sz w:val="18"/>
      <w:szCs w:val="18"/>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5">
    <w:name w:val="header"/>
    <w:pPr>
      <w:widowControl w:val="0"/>
      <w:jc w:val="center"/>
    </w:pPr>
    <w:rPr>
      <w:rFonts w:ascii="Arial Unicode MS" w:eastAsia="Times New Roman" w:hAnsi="Arial Unicode MS" w:cs="Arial Unicode MS" w:hint="eastAsia"/>
      <w:color w:val="000000"/>
      <w:kern w:val="2"/>
      <w:sz w:val="18"/>
      <w:szCs w:val="18"/>
      <w:u w:color="000000"/>
    </w:rPr>
  </w:style>
  <w:style w:type="paragraph" w:customStyle="1" w:styleId="A6">
    <w:name w:val="正文 A"/>
    <w:pPr>
      <w:widowControl w:val="0"/>
      <w:jc w:val="both"/>
    </w:pPr>
    <w:rPr>
      <w:rFonts w:eastAsia="Times New Roman"/>
      <w:color w:val="000000"/>
      <w:kern w:val="2"/>
      <w:sz w:val="18"/>
      <w:szCs w:val="18"/>
      <w:u w:color="000000"/>
    </w:rPr>
  </w:style>
  <w:style w:type="paragraph" w:customStyle="1" w:styleId="a7">
    <w:name w:val="页眉与页脚"/>
    <w:pPr>
      <w:tabs>
        <w:tab w:val="right" w:pos="9020"/>
      </w:tabs>
    </w:pPr>
    <w:rPr>
      <w:rFonts w:ascii="Helvetica" w:eastAsia="Helvetica" w:hAnsi="Helvetica" w:cs="Helvetica"/>
      <w:color w:val="000000"/>
      <w:sz w:val="24"/>
      <w:szCs w:val="24"/>
    </w:rPr>
  </w:style>
  <w:style w:type="paragraph" w:styleId="a0">
    <w:name w:val="Body Text"/>
    <w:pPr>
      <w:widowControl w:val="0"/>
      <w:tabs>
        <w:tab w:val="left" w:pos="357"/>
      </w:tabs>
      <w:ind w:firstLine="200"/>
      <w:jc w:val="both"/>
    </w:pPr>
    <w:rPr>
      <w:rFonts w:eastAsia="Times New Roman"/>
      <w:color w:val="000000"/>
      <w:kern w:val="2"/>
      <w:sz w:val="18"/>
      <w:szCs w:val="18"/>
      <w:u w:color="000000"/>
    </w:rPr>
  </w:style>
  <w:style w:type="paragraph" w:styleId="a8">
    <w:name w:val="Subtitle"/>
    <w:next w:val="a9"/>
    <w:pPr>
      <w:widowControl w:val="0"/>
      <w:spacing w:before="320"/>
      <w:jc w:val="both"/>
      <w:outlineLvl w:val="0"/>
    </w:pPr>
    <w:rPr>
      <w:rFonts w:eastAsia="Times New Roman"/>
      <w:color w:val="000000"/>
      <w:kern w:val="2"/>
      <w:sz w:val="36"/>
      <w:szCs w:val="36"/>
      <w:u w:color="000000"/>
    </w:rPr>
  </w:style>
  <w:style w:type="paragraph" w:customStyle="1" w:styleId="a9">
    <w:name w:val="作者"/>
    <w:next w:val="aa"/>
    <w:pPr>
      <w:widowControl w:val="0"/>
      <w:spacing w:before="160" w:after="240" w:line="20" w:lineRule="atLeast"/>
    </w:pPr>
    <w:rPr>
      <w:rFonts w:eastAsia="Times New Roman"/>
      <w:color w:val="000000"/>
      <w:kern w:val="2"/>
      <w:sz w:val="28"/>
      <w:szCs w:val="28"/>
      <w:u w:color="000000"/>
    </w:rPr>
  </w:style>
  <w:style w:type="paragraph" w:customStyle="1" w:styleId="aa">
    <w:name w:val="单位"/>
    <w:pPr>
      <w:widowControl w:val="0"/>
      <w:ind w:left="70" w:hanging="70"/>
      <w:jc w:val="both"/>
    </w:pPr>
    <w:rPr>
      <w:rFonts w:eastAsia="Times New Roman"/>
      <w:color w:val="000000"/>
      <w:sz w:val="17"/>
      <w:szCs w:val="17"/>
      <w:u w:color="000000"/>
    </w:rPr>
  </w:style>
  <w:style w:type="paragraph" w:customStyle="1" w:styleId="ab">
    <w:name w:val="默认"/>
    <w:rPr>
      <w:rFonts w:ascii="Helvetica" w:eastAsia="Helvetica" w:hAnsi="Helvetica" w:cs="Helvetica"/>
      <w:color w:val="000000"/>
      <w:sz w:val="22"/>
      <w:szCs w:val="22"/>
    </w:rPr>
  </w:style>
  <w:style w:type="paragraph" w:customStyle="1" w:styleId="10">
    <w:name w:val="脚注文本1"/>
    <w:pPr>
      <w:widowControl w:val="0"/>
      <w:tabs>
        <w:tab w:val="left" w:pos="465"/>
      </w:tabs>
      <w:spacing w:line="312" w:lineRule="auto"/>
      <w:ind w:firstLine="297"/>
      <w:jc w:val="both"/>
    </w:pPr>
    <w:rPr>
      <w:rFonts w:eastAsia="Times New Roman"/>
      <w:color w:val="000000"/>
      <w:kern w:val="2"/>
      <w:sz w:val="15"/>
      <w:szCs w:val="15"/>
      <w:u w:color="000000"/>
    </w:rPr>
  </w:style>
  <w:style w:type="paragraph" w:customStyle="1" w:styleId="ac">
    <w:name w:val="摘要"/>
    <w:next w:val="ad"/>
    <w:pPr>
      <w:widowControl w:val="0"/>
      <w:tabs>
        <w:tab w:val="left" w:pos="798"/>
      </w:tabs>
      <w:jc w:val="both"/>
    </w:pPr>
    <w:rPr>
      <w:rFonts w:ascii="Arial Unicode MS" w:eastAsia="Times New Roman" w:hAnsi="Arial Unicode MS" w:cs="Arial Unicode MS" w:hint="eastAsia"/>
      <w:color w:val="000000"/>
      <w:kern w:val="2"/>
      <w:sz w:val="18"/>
      <w:szCs w:val="18"/>
      <w:u w:color="000000"/>
    </w:rPr>
  </w:style>
  <w:style w:type="paragraph" w:customStyle="1" w:styleId="ad">
    <w:name w:val="关键词"/>
    <w:pPr>
      <w:widowControl w:val="0"/>
      <w:tabs>
        <w:tab w:val="left" w:pos="798"/>
      </w:tabs>
      <w:ind w:left="429" w:hanging="429"/>
      <w:jc w:val="both"/>
    </w:pPr>
    <w:rPr>
      <w:rFonts w:ascii="Arial Unicode MS" w:eastAsia="Times New Roman" w:hAnsi="Arial Unicode MS" w:cs="Arial Unicode MS" w:hint="eastAsia"/>
      <w:color w:val="000000"/>
      <w:kern w:val="2"/>
      <w:sz w:val="18"/>
      <w:szCs w:val="18"/>
      <w:u w:color="000000"/>
    </w:rPr>
  </w:style>
  <w:style w:type="paragraph" w:styleId="ae">
    <w:name w:val="Title"/>
    <w:next w:val="Name"/>
    <w:pPr>
      <w:keepNext/>
      <w:keepLines/>
      <w:widowControl w:val="0"/>
      <w:spacing w:before="240" w:after="100"/>
      <w:jc w:val="both"/>
      <w:outlineLvl w:val="0"/>
    </w:pPr>
    <w:rPr>
      <w:rFonts w:eastAsia="Arial Unicode MS" w:hAnsi="Arial Unicode MS" w:cs="Arial Unicode MS"/>
      <w:b/>
      <w:bCs/>
      <w:color w:val="000000"/>
      <w:kern w:val="2"/>
      <w:sz w:val="24"/>
      <w:szCs w:val="24"/>
      <w:u w:color="000000"/>
    </w:rPr>
  </w:style>
  <w:style w:type="paragraph" w:customStyle="1" w:styleId="Name">
    <w:name w:val="Name"/>
    <w:next w:val="DepartCorrespondhttp"/>
    <w:pPr>
      <w:keepNext/>
      <w:widowControl w:val="0"/>
      <w:spacing w:before="220" w:after="180" w:line="20" w:lineRule="atLeast"/>
    </w:pPr>
    <w:rPr>
      <w:rFonts w:eastAsia="Arial Unicode MS" w:hAnsi="Arial Unicode MS" w:cs="Arial Unicode MS"/>
      <w:color w:val="000000"/>
      <w:kern w:val="2"/>
      <w:sz w:val="18"/>
      <w:szCs w:val="18"/>
      <w:u w:color="000000"/>
    </w:rPr>
  </w:style>
  <w:style w:type="paragraph" w:customStyle="1" w:styleId="DepartCorrespondhttp">
    <w:name w:val="Depart.Correspond.http"/>
    <w:pPr>
      <w:ind w:left="66" w:hanging="66"/>
      <w:jc w:val="both"/>
    </w:pPr>
    <w:rPr>
      <w:rFonts w:eastAsia="Arial Unicode MS" w:hAnsi="Arial Unicode MS" w:cs="Arial Unicode MS"/>
      <w:color w:val="000000"/>
      <w:sz w:val="16"/>
      <w:szCs w:val="16"/>
      <w:u w:color="000000"/>
    </w:rPr>
  </w:style>
  <w:style w:type="paragraph" w:customStyle="1" w:styleId="Abstract">
    <w:name w:val="Abstract"/>
    <w:pPr>
      <w:widowControl w:val="0"/>
      <w:tabs>
        <w:tab w:val="left" w:pos="937"/>
      </w:tabs>
      <w:jc w:val="both"/>
    </w:pPr>
    <w:rPr>
      <w:rFonts w:eastAsia="Arial Unicode MS" w:hAnsi="Arial Unicode MS" w:cs="Arial Unicode MS"/>
      <w:color w:val="000000"/>
      <w:kern w:val="2"/>
      <w:sz w:val="18"/>
      <w:szCs w:val="18"/>
      <w:u w:color="000000"/>
    </w:rPr>
  </w:style>
  <w:style w:type="paragraph" w:styleId="af">
    <w:name w:val="Date"/>
    <w:pPr>
      <w:spacing w:after="240"/>
      <w:ind w:left="66" w:hanging="66"/>
      <w:jc w:val="both"/>
    </w:pPr>
    <w:rPr>
      <w:rFonts w:eastAsia="Arial Unicode MS" w:hAnsi="Arial Unicode MS" w:cs="Arial Unicode MS"/>
      <w:color w:val="000000"/>
      <w:sz w:val="18"/>
      <w:szCs w:val="18"/>
      <w:u w:color="000000"/>
    </w:rPr>
  </w:style>
  <w:style w:type="numbering" w:customStyle="1" w:styleId="List0">
    <w:name w:val="List 0"/>
    <w:basedOn w:val="20"/>
    <w:pPr>
      <w:numPr>
        <w:numId w:val="3"/>
      </w:numPr>
    </w:pPr>
  </w:style>
  <w:style w:type="numbering" w:customStyle="1" w:styleId="20">
    <w:name w:val="已导入的样式“2”"/>
  </w:style>
  <w:style w:type="numbering" w:customStyle="1" w:styleId="List1">
    <w:name w:val="List 1"/>
    <w:basedOn w:val="11"/>
    <w:pPr>
      <w:numPr>
        <w:numId w:val="6"/>
      </w:numPr>
    </w:pPr>
  </w:style>
  <w:style w:type="numbering" w:customStyle="1" w:styleId="11">
    <w:name w:val="已导入的样式“1”"/>
  </w:style>
  <w:style w:type="numbering" w:customStyle="1" w:styleId="21">
    <w:name w:val="列表 21"/>
    <w:basedOn w:val="11"/>
    <w:pPr>
      <w:numPr>
        <w:numId w:val="37"/>
      </w:numPr>
    </w:pPr>
  </w:style>
  <w:style w:type="numbering" w:customStyle="1" w:styleId="31">
    <w:name w:val="列表 31"/>
    <w:basedOn w:val="3"/>
    <w:pPr>
      <w:numPr>
        <w:numId w:val="11"/>
      </w:numPr>
    </w:pPr>
  </w:style>
  <w:style w:type="numbering" w:customStyle="1" w:styleId="3">
    <w:name w:val="已导入的样式“3”"/>
  </w:style>
  <w:style w:type="numbering" w:customStyle="1" w:styleId="41">
    <w:name w:val="列表 41"/>
    <w:basedOn w:val="4"/>
    <w:pPr>
      <w:numPr>
        <w:numId w:val="14"/>
      </w:numPr>
    </w:pPr>
  </w:style>
  <w:style w:type="numbering" w:customStyle="1" w:styleId="4">
    <w:name w:val="已导入的样式“4”"/>
  </w:style>
  <w:style w:type="numbering" w:customStyle="1" w:styleId="51">
    <w:name w:val="列表 51"/>
    <w:basedOn w:val="5"/>
    <w:pPr>
      <w:numPr>
        <w:numId w:val="17"/>
      </w:numPr>
    </w:pPr>
  </w:style>
  <w:style w:type="numbering" w:customStyle="1" w:styleId="5">
    <w:name w:val="已导入的样式“5”"/>
  </w:style>
  <w:style w:type="numbering" w:customStyle="1" w:styleId="List6">
    <w:name w:val="List 6"/>
    <w:basedOn w:val="6"/>
    <w:pPr>
      <w:numPr>
        <w:numId w:val="20"/>
      </w:numPr>
    </w:pPr>
  </w:style>
  <w:style w:type="numbering" w:customStyle="1" w:styleId="6">
    <w:name w:val="已导入的样式“6”"/>
  </w:style>
  <w:style w:type="numbering" w:customStyle="1" w:styleId="List7">
    <w:name w:val="List 7"/>
    <w:basedOn w:val="7"/>
    <w:pPr>
      <w:numPr>
        <w:numId w:val="24"/>
      </w:numPr>
    </w:pPr>
  </w:style>
  <w:style w:type="numbering" w:customStyle="1" w:styleId="7">
    <w:name w:val="已导入的样式“7”"/>
  </w:style>
  <w:style w:type="numbering" w:customStyle="1" w:styleId="List8">
    <w:name w:val="List 8"/>
    <w:basedOn w:val="8"/>
    <w:pPr>
      <w:numPr>
        <w:numId w:val="27"/>
      </w:numPr>
    </w:pPr>
  </w:style>
  <w:style w:type="numbering" w:customStyle="1" w:styleId="8">
    <w:name w:val="已导入的样式“8”"/>
  </w:style>
  <w:style w:type="numbering" w:customStyle="1" w:styleId="List9">
    <w:name w:val="List 9"/>
    <w:basedOn w:val="9"/>
    <w:pPr>
      <w:numPr>
        <w:numId w:val="30"/>
      </w:numPr>
    </w:pPr>
  </w:style>
  <w:style w:type="numbering" w:customStyle="1" w:styleId="9">
    <w:name w:val="已导入的样式“9”"/>
  </w:style>
  <w:style w:type="numbering" w:customStyle="1" w:styleId="List10">
    <w:name w:val="List 10"/>
    <w:basedOn w:val="100"/>
    <w:pPr>
      <w:numPr>
        <w:numId w:val="33"/>
      </w:numPr>
    </w:pPr>
  </w:style>
  <w:style w:type="numbering" w:customStyle="1" w:styleId="100">
    <w:name w:val="已导入的样式“10”"/>
  </w:style>
  <w:style w:type="numbering" w:customStyle="1" w:styleId="List11">
    <w:name w:val="List 11"/>
    <w:basedOn w:val="110"/>
    <w:pPr>
      <w:numPr>
        <w:numId w:val="36"/>
      </w:numPr>
    </w:pPr>
  </w:style>
  <w:style w:type="numbering" w:customStyle="1" w:styleId="110">
    <w:name w:val="已导入的样式“11”"/>
  </w:style>
  <w:style w:type="paragraph" w:styleId="af0">
    <w:name w:val="No Spacing"/>
    <w:pPr>
      <w:widowControl w:val="0"/>
      <w:jc w:val="both"/>
    </w:pPr>
    <w:rPr>
      <w:rFonts w:ascii="Arial Unicode MS" w:eastAsia="Times New Roman" w:hAnsi="Arial Unicode MS" w:cs="Arial Unicode MS" w:hint="eastAsia"/>
      <w:color w:val="000000"/>
      <w:kern w:val="2"/>
      <w:sz w:val="18"/>
      <w:szCs w:val="18"/>
      <w:u w:color="000000"/>
    </w:rPr>
  </w:style>
  <w:style w:type="numbering" w:customStyle="1" w:styleId="List12">
    <w:name w:val="List 12"/>
    <w:basedOn w:val="12"/>
    <w:pPr>
      <w:numPr>
        <w:numId w:val="40"/>
      </w:numPr>
    </w:pPr>
  </w:style>
  <w:style w:type="numbering" w:customStyle="1" w:styleId="12">
    <w:name w:val="已导入的样式“12”"/>
  </w:style>
  <w:style w:type="paragraph" w:customStyle="1" w:styleId="Reference">
    <w:name w:val="Reference"/>
    <w:pPr>
      <w:widowControl w:val="0"/>
      <w:spacing w:before="280"/>
      <w:outlineLvl w:val="0"/>
    </w:pPr>
    <w:rPr>
      <w:rFonts w:eastAsia="Arial Unicode MS" w:hAnsi="Arial Unicode MS" w:cs="Arial Unicode MS"/>
      <w:b/>
      <w:bCs/>
      <w:color w:val="000000"/>
      <w:kern w:val="2"/>
      <w:sz w:val="18"/>
      <w:szCs w:val="18"/>
      <w:u w:color="000000"/>
    </w:rPr>
  </w:style>
  <w:style w:type="paragraph" w:customStyle="1" w:styleId="TextofReference1">
    <w:name w:val="Text of Reference 1"/>
    <w:pPr>
      <w:widowControl w:val="0"/>
      <w:tabs>
        <w:tab w:val="left" w:pos="21"/>
      </w:tabs>
      <w:spacing w:line="260" w:lineRule="exact"/>
      <w:ind w:left="21" w:hanging="21"/>
      <w:jc w:val="both"/>
    </w:pPr>
    <w:rPr>
      <w:rFonts w:eastAsia="Arial Unicode MS" w:hAnsi="Arial Unicode MS" w:cs="Arial Unicode MS"/>
      <w:color w:val="000000"/>
      <w:sz w:val="15"/>
      <w:szCs w:val="15"/>
      <w:u w:color="000000"/>
    </w:rPr>
  </w:style>
  <w:style w:type="numbering" w:customStyle="1" w:styleId="List13">
    <w:name w:val="List 13"/>
    <w:basedOn w:val="13"/>
    <w:pPr>
      <w:numPr>
        <w:numId w:val="43"/>
      </w:numPr>
    </w:pPr>
  </w:style>
  <w:style w:type="numbering" w:customStyle="1" w:styleId="13">
    <w:name w:val="已导入的样式“13”"/>
  </w:style>
  <w:style w:type="character" w:customStyle="1" w:styleId="Hyperlink0">
    <w:name w:val="Hyperlink.0"/>
    <w:basedOn w:val="a4"/>
    <w:rPr>
      <w:u w:val="single"/>
    </w:rPr>
  </w:style>
  <w:style w:type="paragraph" w:styleId="af1">
    <w:name w:val="annotation text"/>
    <w:basedOn w:val="a"/>
    <w:link w:val="Char"/>
    <w:uiPriority w:val="99"/>
    <w:semiHidden/>
    <w:unhideWhenUsed/>
  </w:style>
  <w:style w:type="character" w:customStyle="1" w:styleId="Char">
    <w:name w:val="批注文字 Char"/>
    <w:basedOn w:val="a1"/>
    <w:link w:val="af1"/>
    <w:uiPriority w:val="99"/>
    <w:semiHidden/>
    <w:rPr>
      <w:sz w:val="24"/>
      <w:szCs w:val="24"/>
      <w:lang w:eastAsia="en-US"/>
    </w:rPr>
  </w:style>
  <w:style w:type="character" w:styleId="af2">
    <w:name w:val="annotation reference"/>
    <w:basedOn w:val="a1"/>
    <w:uiPriority w:val="99"/>
    <w:semiHidden/>
    <w:unhideWhenUsed/>
    <w:rPr>
      <w:sz w:val="21"/>
      <w:szCs w:val="21"/>
    </w:rPr>
  </w:style>
  <w:style w:type="paragraph" w:styleId="af3">
    <w:name w:val="Balloon Text"/>
    <w:basedOn w:val="a"/>
    <w:link w:val="Char0"/>
    <w:uiPriority w:val="99"/>
    <w:semiHidden/>
    <w:unhideWhenUsed/>
    <w:rsid w:val="0051295F"/>
    <w:rPr>
      <w:sz w:val="18"/>
      <w:szCs w:val="18"/>
    </w:rPr>
  </w:style>
  <w:style w:type="character" w:customStyle="1" w:styleId="Char0">
    <w:name w:val="批注框文本 Char"/>
    <w:basedOn w:val="a1"/>
    <w:link w:val="af3"/>
    <w:uiPriority w:val="99"/>
    <w:semiHidden/>
    <w:rsid w:val="0051295F"/>
    <w:rPr>
      <w:sz w:val="18"/>
      <w:szCs w:val="18"/>
      <w:lang w:eastAsia="en-US"/>
    </w:rPr>
  </w:style>
  <w:style w:type="paragraph" w:styleId="af4">
    <w:name w:val="Revision"/>
    <w:hidden/>
    <w:uiPriority w:val="99"/>
    <w:semiHidden/>
    <w:rsid w:val="006928E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eastAsia="en-US"/>
    </w:rPr>
  </w:style>
  <w:style w:type="paragraph" w:styleId="af5">
    <w:name w:val="annotation subject"/>
    <w:basedOn w:val="af1"/>
    <w:next w:val="af1"/>
    <w:link w:val="Char1"/>
    <w:uiPriority w:val="99"/>
    <w:semiHidden/>
    <w:unhideWhenUsed/>
    <w:rsid w:val="00CB3C6B"/>
    <w:rPr>
      <w:b/>
      <w:bCs/>
    </w:rPr>
  </w:style>
  <w:style w:type="character" w:customStyle="1" w:styleId="Char1">
    <w:name w:val="批注主题 Char"/>
    <w:basedOn w:val="Char"/>
    <w:link w:val="af5"/>
    <w:uiPriority w:val="99"/>
    <w:semiHidden/>
    <w:rsid w:val="00CB3C6B"/>
    <w:rPr>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www.exploit-db.com/exploits/42357/"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roundedCorners val="0"/>
  <c:style val="2"/>
  <c:chart>
    <c:title>
      <c:tx>
        <c:rich>
          <a:bodyPr rot="0"/>
          <a:lstStyle/>
          <a:p>
            <a:pPr lvl="0"/>
            <a:endParaRPr lang="zh-CN" altLang="en-US"/>
          </a:p>
        </c:rich>
      </c:tx>
      <c:overlay val="1"/>
    </c:title>
    <c:autoTitleDeleted val="0"/>
    <c:plotArea>
      <c:layout>
        <c:manualLayout>
          <c:layoutTarget val="inner"/>
          <c:xMode val="edge"/>
          <c:yMode val="edge"/>
          <c:x val="0.13580200000000001"/>
          <c:y val="6.0897899999999998E-2"/>
          <c:w val="0.85909899999999995"/>
          <c:h val="0.52723600000000004"/>
        </c:manualLayout>
      </c:layout>
      <c:barChart>
        <c:barDir val="col"/>
        <c:grouping val="clustered"/>
        <c:varyColors val="0"/>
        <c:ser>
          <c:idx val="0"/>
          <c:order val="0"/>
          <c:tx>
            <c:strRef>
              <c:f>Sheet1!$B$1</c:f>
              <c:strCache>
                <c:ptCount val="1"/>
                <c:pt idx="0">
                  <c:v>IndBr</c:v>
                </c:pt>
              </c:strCache>
            </c:strRef>
          </c:tx>
          <c:spPr>
            <a:gradFill flip="none" rotWithShape="1">
              <a:gsLst>
                <a:gs pos="0">
                  <a:srgbClr val="3A7CCB"/>
                </a:gs>
                <a:gs pos="19999">
                  <a:srgbClr val="3C7BC7"/>
                </a:gs>
                <a:gs pos="100000">
                  <a:srgbClr val="2C5D98"/>
                </a:gs>
              </a:gsLst>
              <a:lin ang="5400000" scaled="0"/>
            </a:gra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Sheet1!$B$2:$B$7</c:f>
              <c:numCache>
                <c:formatCode>General</c:formatCode>
                <c:ptCount val="6"/>
                <c:pt idx="0">
                  <c:v>54089</c:v>
                </c:pt>
                <c:pt idx="1">
                  <c:v>16902</c:v>
                </c:pt>
                <c:pt idx="2">
                  <c:v>109579</c:v>
                </c:pt>
                <c:pt idx="3">
                  <c:v>289037</c:v>
                </c:pt>
                <c:pt idx="4">
                  <c:v>48474</c:v>
                </c:pt>
                <c:pt idx="5">
                  <c:v>49323</c:v>
                </c:pt>
              </c:numCache>
            </c:numRef>
          </c:val>
        </c:ser>
        <c:ser>
          <c:idx val="1"/>
          <c:order val="1"/>
          <c:tx>
            <c:strRef>
              <c:f>Sheet1!$C$1</c:f>
              <c:strCache>
                <c:ptCount val="1"/>
                <c:pt idx="0">
                  <c:v>MispIndBr(E)</c:v>
                </c:pt>
              </c:strCache>
            </c:strRef>
          </c:tx>
          <c:spPr>
            <a:gradFill flip="none" rotWithShape="1">
              <a:gsLst>
                <a:gs pos="0">
                  <a:srgbClr val="CE3B37"/>
                </a:gs>
                <a:gs pos="19999">
                  <a:srgbClr val="CB3D3A"/>
                </a:gs>
                <a:gs pos="100000">
                  <a:srgbClr val="9B2D2A"/>
                </a:gs>
              </a:gsLst>
              <a:lin ang="5400000" scaled="0"/>
            </a:gra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Sheet1!$C$2:$C$7</c:f>
              <c:numCache>
                <c:formatCode>General</c:formatCode>
                <c:ptCount val="6"/>
                <c:pt idx="0">
                  <c:v>1350</c:v>
                </c:pt>
                <c:pt idx="1">
                  <c:v>364</c:v>
                </c:pt>
                <c:pt idx="2">
                  <c:v>2219</c:v>
                </c:pt>
                <c:pt idx="3">
                  <c:v>5172</c:v>
                </c:pt>
                <c:pt idx="4">
                  <c:v>1236</c:v>
                </c:pt>
                <c:pt idx="5">
                  <c:v>1169</c:v>
                </c:pt>
              </c:numCache>
            </c:numRef>
          </c:val>
        </c:ser>
        <c:ser>
          <c:idx val="2"/>
          <c:order val="2"/>
          <c:tx>
            <c:strRef>
              <c:f>Sheet1!$D$1</c:f>
              <c:strCache>
                <c:ptCount val="1"/>
                <c:pt idx="0">
                  <c:v>MispTakenBr(R)</c:v>
                </c:pt>
              </c:strCache>
            </c:strRef>
          </c:tx>
          <c:spPr>
            <a:solidFill>
              <a:srgbClr val="F8F7F3"/>
            </a:soli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Sheet1!$D$2:$D$7</c:f>
              <c:numCache>
                <c:formatCode>General</c:formatCode>
                <c:ptCount val="6"/>
                <c:pt idx="0">
                  <c:v>7088</c:v>
                </c:pt>
                <c:pt idx="1">
                  <c:v>2988</c:v>
                </c:pt>
                <c:pt idx="2">
                  <c:v>18309</c:v>
                </c:pt>
                <c:pt idx="3">
                  <c:v>42485</c:v>
                </c:pt>
                <c:pt idx="4">
                  <c:v>11389</c:v>
                </c:pt>
                <c:pt idx="5">
                  <c:v>9444</c:v>
                </c:pt>
              </c:numCache>
            </c:numRef>
          </c:val>
        </c:ser>
        <c:dLbls>
          <c:showLegendKey val="0"/>
          <c:showVal val="0"/>
          <c:showCatName val="0"/>
          <c:showSerName val="0"/>
          <c:showPercent val="0"/>
          <c:showBubbleSize val="0"/>
        </c:dLbls>
        <c:gapWidth val="100"/>
        <c:overlap val="-24"/>
        <c:axId val="380524080"/>
        <c:axId val="380520160"/>
      </c:barChart>
      <c:catAx>
        <c:axId val="380524080"/>
        <c:scaling>
          <c:orientation val="minMax"/>
        </c:scaling>
        <c:delete val="0"/>
        <c:axPos val="b"/>
        <c:numFmt formatCode="General" sourceLinked="1"/>
        <c:majorTickMark val="none"/>
        <c:minorTickMark val="none"/>
        <c:tickLblPos val="low"/>
        <c:spPr>
          <a:ln w="12700" cap="flat">
            <a:solidFill>
              <a:srgbClr val="000000"/>
            </a:solidFill>
            <a:prstDash val="solid"/>
            <a:miter lim="400000"/>
          </a:ln>
        </c:spPr>
        <c:txPr>
          <a:bodyPr rot="-2700000"/>
          <a:lstStyle/>
          <a:p>
            <a:pPr lvl="0">
              <a:defRPr sz="1194" b="0" i="0" u="none" strike="noStrike">
                <a:solidFill>
                  <a:srgbClr val="333399"/>
                </a:solidFill>
                <a:effectLst/>
                <a:latin typeface="宋体"/>
              </a:defRPr>
            </a:pPr>
            <a:endParaRPr lang="zh-CN"/>
          </a:p>
        </c:txPr>
        <c:crossAx val="380520160"/>
        <c:crosses val="autoZero"/>
        <c:auto val="1"/>
        <c:lblAlgn val="ctr"/>
        <c:lblOffset val="100"/>
        <c:noMultiLvlLbl val="1"/>
      </c:catAx>
      <c:valAx>
        <c:axId val="380520160"/>
        <c:scaling>
          <c:orientation val="minMax"/>
        </c:scaling>
        <c:delete val="0"/>
        <c:axPos val="l"/>
        <c:majorGridlines>
          <c:spPr>
            <a:ln w="12700" cap="flat">
              <a:solidFill>
                <a:srgbClr val="CCCCFF"/>
              </a:solidFill>
              <a:prstDash val="solid"/>
              <a:bevel/>
            </a:ln>
          </c:spPr>
        </c:majorGridlines>
        <c:numFmt formatCode="0" sourceLinked="0"/>
        <c:majorTickMark val="none"/>
        <c:minorTickMark val="none"/>
        <c:tickLblPos val="nextTo"/>
        <c:spPr>
          <a:ln w="12700" cap="flat">
            <a:noFill/>
            <a:prstDash val="solid"/>
            <a:miter lim="400000"/>
          </a:ln>
        </c:spPr>
        <c:txPr>
          <a:bodyPr rot="0"/>
          <a:lstStyle/>
          <a:p>
            <a:pPr lvl="0">
              <a:defRPr sz="1194" b="0" i="0" u="none" strike="noStrike">
                <a:solidFill>
                  <a:srgbClr val="333399"/>
                </a:solidFill>
                <a:effectLst/>
                <a:latin typeface="宋体"/>
              </a:defRPr>
            </a:pPr>
            <a:endParaRPr lang="zh-CN"/>
          </a:p>
        </c:txPr>
        <c:crossAx val="380524080"/>
        <c:crosses val="autoZero"/>
        <c:crossBetween val="between"/>
        <c:majorUnit val="75000"/>
        <c:minorUnit val="37500"/>
      </c:valAx>
      <c:spPr>
        <a:noFill/>
        <a:ln w="12700" cap="flat">
          <a:noFill/>
          <a:miter lim="400000"/>
        </a:ln>
        <a:effectLst/>
      </c:spPr>
    </c:plotArea>
    <c:legend>
      <c:legendPos val="b"/>
      <c:layout>
        <c:manualLayout>
          <c:xMode val="edge"/>
          <c:yMode val="edge"/>
          <c:x val="0.10137500000000001"/>
          <c:y val="0.93910199999999999"/>
          <c:w val="0.89862500000000001"/>
          <c:h val="7.3397900000000002E-2"/>
        </c:manualLayout>
      </c:layout>
      <c:overlay val="1"/>
      <c:spPr>
        <a:noFill/>
        <a:ln w="12700" cap="flat">
          <a:noFill/>
          <a:miter lim="400000"/>
        </a:ln>
        <a:effectLst/>
      </c:spPr>
      <c:txPr>
        <a:bodyPr/>
        <a:lstStyle/>
        <a:p>
          <a:pPr lvl="0">
            <a:defRPr sz="1194" b="0" i="0" u="none" strike="noStrike">
              <a:solidFill>
                <a:srgbClr val="333399"/>
              </a:solidFill>
              <a:effectLst/>
              <a:latin typeface="宋体"/>
            </a:defRPr>
          </a:pPr>
          <a:endParaRPr lang="zh-CN"/>
        </a:p>
      </c:txPr>
    </c:legend>
    <c:plotVisOnly val="1"/>
    <c:dispBlanksAs val="gap"/>
    <c:showDLblsOverMax val="1"/>
  </c:chart>
  <c:spPr>
    <a:noFill/>
    <a:ln>
      <a:noFill/>
    </a:ln>
    <a:effectLst/>
  </c:spPr>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rial"/>
        <a:ea typeface="黑体"/>
        <a:cs typeface="Arial"/>
      </a:majorFont>
      <a:minorFont>
        <a:latin typeface="Times New Roman"/>
        <a:ea typeface="宋体"/>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8092A-34ED-42E6-A322-BF980BCC0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17</Pages>
  <Words>3313</Words>
  <Characters>18887</Characters>
  <Application>Microsoft Office Word</Application>
  <DocSecurity>0</DocSecurity>
  <Lines>157</Lines>
  <Paragraphs>44</Paragraphs>
  <ScaleCrop>false</ScaleCrop>
  <Company/>
  <LinksUpToDate>false</LinksUpToDate>
  <CharactersWithSpaces>22156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wang</cp:lastModifiedBy>
  <cp:revision>159</cp:revision>
  <dcterms:created xsi:type="dcterms:W3CDTF">2017-12-25T14:54:00Z</dcterms:created>
  <dcterms:modified xsi:type="dcterms:W3CDTF">2017-12-27T15:47:00Z</dcterms:modified>
</cp:coreProperties>
</file>